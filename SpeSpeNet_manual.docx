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49A016D" w14:textId="204223CB" w:rsidR="00084413" w:rsidRPr="00C74753" w:rsidRDefault="341810C6">
      <w:pPr>
        <w:pStyle w:val="Title"/>
        <w:rPr>
          <w:rFonts w:cstheme="majorHAnsi"/>
          <w:sz w:val="40"/>
          <w:szCs w:val="40"/>
        </w:rPr>
      </w:pPr>
      <w:r w:rsidRPr="00C74753">
        <w:rPr>
          <w:rFonts w:cstheme="majorHAnsi"/>
          <w:sz w:val="40"/>
          <w:szCs w:val="40"/>
        </w:rPr>
        <w:t>SpeSpeNet</w:t>
      </w:r>
      <w:r w:rsidR="000A5448" w:rsidRPr="00C74753">
        <w:rPr>
          <w:rFonts w:cstheme="majorHAnsi"/>
          <w:sz w:val="40"/>
          <w:szCs w:val="40"/>
        </w:rPr>
        <w:t xml:space="preserve"> 1.0</w:t>
      </w:r>
      <w:r w:rsidR="00ED458C" w:rsidRPr="00C74753">
        <w:rPr>
          <w:rFonts w:cstheme="majorHAnsi"/>
          <w:sz w:val="40"/>
          <w:szCs w:val="40"/>
        </w:rPr>
        <w:t xml:space="preserve"> manual</w:t>
      </w:r>
    </w:p>
    <w:sdt>
      <w:sdtPr>
        <w:rPr>
          <w:rFonts w:asciiTheme="minorHAnsi" w:eastAsiaTheme="minorEastAsia" w:hAnsiTheme="minorHAnsi" w:cstheme="majorHAnsi"/>
          <w:color w:val="auto"/>
          <w:sz w:val="22"/>
          <w:szCs w:val="22"/>
        </w:rPr>
        <w:id w:val="-1034355236"/>
        <w:docPartObj>
          <w:docPartGallery w:val="Table of Contents"/>
          <w:docPartUnique/>
        </w:docPartObj>
      </w:sdtPr>
      <w:sdtContent>
        <w:p w14:paraId="43356CAB" w14:textId="77777777" w:rsidR="00084413" w:rsidRPr="003E765C" w:rsidRDefault="00ED458C">
          <w:pPr>
            <w:pStyle w:val="TOCHeading"/>
            <w:rPr>
              <w:rFonts w:cstheme="majorHAnsi"/>
              <w:sz w:val="30"/>
              <w:szCs w:val="30"/>
            </w:rPr>
          </w:pPr>
          <w:r w:rsidRPr="003E765C">
            <w:rPr>
              <w:rFonts w:cstheme="majorHAnsi"/>
              <w:sz w:val="30"/>
              <w:szCs w:val="30"/>
            </w:rPr>
            <w:t>Table of Contents</w:t>
          </w:r>
        </w:p>
        <w:p w14:paraId="4594F638" w14:textId="21F67D04" w:rsidR="003E765C" w:rsidRPr="003E765C" w:rsidRDefault="00ED458C">
          <w:pPr>
            <w:pStyle w:val="TOC2"/>
            <w:rPr>
              <w:rFonts w:asciiTheme="majorHAnsi" w:eastAsiaTheme="minorEastAsia" w:hAnsiTheme="majorHAnsi" w:cstheme="majorHAnsi"/>
              <w:noProof/>
              <w:kern w:val="2"/>
              <w:sz w:val="22"/>
              <w:szCs w:val="22"/>
              <w:lang w:val="nl-NL" w:eastAsia="nl-NL"/>
              <w14:ligatures w14:val="standardContextual"/>
            </w:rPr>
          </w:pPr>
          <w:r w:rsidRPr="003E765C">
            <w:rPr>
              <w:rFonts w:asciiTheme="majorHAnsi" w:hAnsiTheme="majorHAnsi" w:cstheme="majorHAnsi"/>
              <w:sz w:val="22"/>
              <w:szCs w:val="22"/>
            </w:rPr>
            <w:fldChar w:fldCharType="begin"/>
          </w:r>
          <w:r w:rsidRPr="003E765C">
            <w:rPr>
              <w:rFonts w:asciiTheme="majorHAnsi" w:hAnsiTheme="majorHAnsi" w:cstheme="majorHAnsi"/>
              <w:sz w:val="22"/>
              <w:szCs w:val="22"/>
            </w:rPr>
            <w:instrText>TOC \o "1-3" \h \z \u</w:instrText>
          </w:r>
          <w:r w:rsidRPr="003E765C">
            <w:rPr>
              <w:rFonts w:asciiTheme="majorHAnsi" w:hAnsiTheme="majorHAnsi" w:cstheme="majorHAnsi"/>
              <w:sz w:val="22"/>
              <w:szCs w:val="22"/>
            </w:rPr>
            <w:fldChar w:fldCharType="separate"/>
          </w:r>
          <w:hyperlink w:anchor="_Toc172099584" w:history="1">
            <w:r w:rsidR="003E765C" w:rsidRPr="003E765C">
              <w:rPr>
                <w:rStyle w:val="Hyperlink"/>
                <w:rFonts w:asciiTheme="majorHAnsi" w:hAnsiTheme="majorHAnsi" w:cstheme="majorHAnsi"/>
                <w:noProof/>
              </w:rPr>
              <w:t>Abstract</w:t>
            </w:r>
            <w:r w:rsidR="003E765C" w:rsidRPr="003E765C">
              <w:rPr>
                <w:rFonts w:asciiTheme="majorHAnsi" w:hAnsiTheme="majorHAnsi" w:cstheme="majorHAnsi"/>
                <w:noProof/>
                <w:webHidden/>
              </w:rPr>
              <w:tab/>
            </w:r>
            <w:r w:rsidR="003E765C" w:rsidRPr="003E765C">
              <w:rPr>
                <w:rFonts w:asciiTheme="majorHAnsi" w:hAnsiTheme="majorHAnsi" w:cstheme="majorHAnsi"/>
                <w:noProof/>
                <w:webHidden/>
              </w:rPr>
              <w:fldChar w:fldCharType="begin"/>
            </w:r>
            <w:r w:rsidR="003E765C" w:rsidRPr="003E765C">
              <w:rPr>
                <w:rFonts w:asciiTheme="majorHAnsi" w:hAnsiTheme="majorHAnsi" w:cstheme="majorHAnsi"/>
                <w:noProof/>
                <w:webHidden/>
              </w:rPr>
              <w:instrText xml:space="preserve"> PAGEREF _Toc172099584 \h </w:instrText>
            </w:r>
            <w:r w:rsidR="003E765C" w:rsidRPr="003E765C">
              <w:rPr>
                <w:rFonts w:asciiTheme="majorHAnsi" w:hAnsiTheme="majorHAnsi" w:cstheme="majorHAnsi"/>
                <w:noProof/>
                <w:webHidden/>
              </w:rPr>
            </w:r>
            <w:r w:rsidR="003E765C" w:rsidRPr="003E765C">
              <w:rPr>
                <w:rFonts w:asciiTheme="majorHAnsi" w:hAnsiTheme="majorHAnsi" w:cstheme="majorHAnsi"/>
                <w:noProof/>
                <w:webHidden/>
              </w:rPr>
              <w:fldChar w:fldCharType="separate"/>
            </w:r>
            <w:r w:rsidR="001B1F85">
              <w:rPr>
                <w:rFonts w:asciiTheme="majorHAnsi" w:hAnsiTheme="majorHAnsi" w:cstheme="majorHAnsi"/>
                <w:noProof/>
                <w:webHidden/>
              </w:rPr>
              <w:t>1</w:t>
            </w:r>
            <w:r w:rsidR="003E765C" w:rsidRPr="003E765C">
              <w:rPr>
                <w:rFonts w:asciiTheme="majorHAnsi" w:hAnsiTheme="majorHAnsi" w:cstheme="majorHAnsi"/>
                <w:noProof/>
                <w:webHidden/>
              </w:rPr>
              <w:fldChar w:fldCharType="end"/>
            </w:r>
          </w:hyperlink>
        </w:p>
        <w:p w14:paraId="7EB68BD8" w14:textId="60E723D3"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5" w:history="1">
            <w:r w:rsidRPr="003E765C">
              <w:rPr>
                <w:rStyle w:val="Hyperlink"/>
                <w:rFonts w:asciiTheme="majorHAnsi" w:hAnsiTheme="majorHAnsi" w:cstheme="majorHAnsi"/>
                <w:noProof/>
              </w:rPr>
              <w:t>Dependencies</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_Toc172099585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1</w:t>
            </w:r>
            <w:r w:rsidRPr="003E765C">
              <w:rPr>
                <w:rFonts w:asciiTheme="majorHAnsi" w:hAnsiTheme="majorHAnsi" w:cstheme="majorHAnsi"/>
                <w:noProof/>
                <w:webHidden/>
              </w:rPr>
              <w:fldChar w:fldCharType="end"/>
            </w:r>
          </w:hyperlink>
        </w:p>
        <w:p w14:paraId="3C1FE4F1" w14:textId="6D852E21"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6" w:history="1">
            <w:r w:rsidRPr="003E765C">
              <w:rPr>
                <w:rStyle w:val="Hyperlink"/>
                <w:rFonts w:asciiTheme="majorHAnsi" w:hAnsiTheme="majorHAnsi" w:cstheme="majorHAnsi"/>
                <w:noProof/>
              </w:rPr>
              <w:t>1. Navigating SpeSpeNet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_Toc172099586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2E9EB49D" w14:textId="3BDB7F42"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7" w:history="1">
            <w:r w:rsidRPr="003E765C">
              <w:rPr>
                <w:rStyle w:val="Hyperlink"/>
                <w:rFonts w:asciiTheme="majorHAnsi" w:hAnsiTheme="majorHAnsi" w:cstheme="majorHAnsi"/>
                <w:noProof/>
              </w:rPr>
              <w:t>2. Input data format</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_Toc172099587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2</w:t>
            </w:r>
            <w:r w:rsidRPr="003E765C">
              <w:rPr>
                <w:rFonts w:asciiTheme="majorHAnsi" w:hAnsiTheme="majorHAnsi" w:cstheme="majorHAnsi"/>
                <w:noProof/>
                <w:webHidden/>
              </w:rPr>
              <w:fldChar w:fldCharType="end"/>
            </w:r>
          </w:hyperlink>
        </w:p>
        <w:p w14:paraId="1983B451" w14:textId="1D0A00F5"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8" w:history="1">
            <w:r w:rsidRPr="003E765C">
              <w:rPr>
                <w:rStyle w:val="Hyperlink"/>
                <w:rFonts w:asciiTheme="majorHAnsi" w:hAnsiTheme="majorHAnsi" w:cstheme="majorHAnsi"/>
                <w:noProof/>
              </w:rPr>
              <w:t>3. Network generation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_Toc172099588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4</w:t>
            </w:r>
            <w:r w:rsidRPr="003E765C">
              <w:rPr>
                <w:rFonts w:asciiTheme="majorHAnsi" w:hAnsiTheme="majorHAnsi" w:cstheme="majorHAnsi"/>
                <w:noProof/>
                <w:webHidden/>
              </w:rPr>
              <w:fldChar w:fldCharType="end"/>
            </w:r>
          </w:hyperlink>
        </w:p>
        <w:p w14:paraId="6CA953A0" w14:textId="02D0A987"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89" w:history="1">
            <w:r w:rsidRPr="003E765C">
              <w:rPr>
                <w:rStyle w:val="Hyperlink"/>
                <w:rFonts w:asciiTheme="majorHAnsi" w:hAnsiTheme="majorHAnsi" w:cstheme="majorHAnsi"/>
                <w:noProof/>
              </w:rPr>
              <w:t>3. Coloring and changing aesthetics of the network</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_Toc172099589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5</w:t>
            </w:r>
            <w:r w:rsidRPr="003E765C">
              <w:rPr>
                <w:rFonts w:asciiTheme="majorHAnsi" w:hAnsiTheme="majorHAnsi" w:cstheme="majorHAnsi"/>
                <w:noProof/>
                <w:webHidden/>
              </w:rPr>
              <w:fldChar w:fldCharType="end"/>
            </w:r>
          </w:hyperlink>
        </w:p>
        <w:p w14:paraId="36FA16EA" w14:textId="351B8EF0"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0" w:history="1">
            <w:r w:rsidRPr="003E765C">
              <w:rPr>
                <w:rStyle w:val="Hyperlink"/>
                <w:rFonts w:asciiTheme="majorHAnsi" w:hAnsiTheme="majorHAnsi" w:cstheme="majorHAnsi"/>
                <w:noProof/>
              </w:rPr>
              <w:t>4. Downloading the network visualization</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_Toc172099590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8</w:t>
            </w:r>
            <w:r w:rsidRPr="003E765C">
              <w:rPr>
                <w:rFonts w:asciiTheme="majorHAnsi" w:hAnsiTheme="majorHAnsi" w:cstheme="majorHAnsi"/>
                <w:noProof/>
                <w:webHidden/>
              </w:rPr>
              <w:fldChar w:fldCharType="end"/>
            </w:r>
          </w:hyperlink>
        </w:p>
        <w:p w14:paraId="334DD72A" w14:textId="35068336"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1" w:history="1">
            <w:r w:rsidRPr="003E765C">
              <w:rPr>
                <w:rStyle w:val="Hyperlink"/>
                <w:rFonts w:asciiTheme="majorHAnsi" w:hAnsiTheme="majorHAnsi" w:cstheme="majorHAnsi"/>
                <w:noProof/>
              </w:rPr>
              <w:t>5. The summary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_Toc172099591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9</w:t>
            </w:r>
            <w:r w:rsidRPr="003E765C">
              <w:rPr>
                <w:rFonts w:asciiTheme="majorHAnsi" w:hAnsiTheme="majorHAnsi" w:cstheme="majorHAnsi"/>
                <w:noProof/>
                <w:webHidden/>
              </w:rPr>
              <w:fldChar w:fldCharType="end"/>
            </w:r>
          </w:hyperlink>
        </w:p>
        <w:p w14:paraId="4C443D06" w14:textId="38EC9DDA" w:rsidR="003E765C" w:rsidRPr="003E765C" w:rsidRDefault="003E765C">
          <w:pPr>
            <w:pStyle w:val="TOC2"/>
            <w:rPr>
              <w:rFonts w:asciiTheme="majorHAnsi" w:eastAsiaTheme="minorEastAsia" w:hAnsiTheme="majorHAnsi" w:cstheme="majorHAnsi"/>
              <w:noProof/>
              <w:kern w:val="2"/>
              <w:sz w:val="22"/>
              <w:szCs w:val="22"/>
              <w:lang w:val="nl-NL" w:eastAsia="nl-NL"/>
              <w14:ligatures w14:val="standardContextual"/>
            </w:rPr>
          </w:pPr>
          <w:hyperlink w:anchor="_Toc172099592" w:history="1">
            <w:r w:rsidRPr="003E765C">
              <w:rPr>
                <w:rStyle w:val="Hyperlink"/>
                <w:rFonts w:asciiTheme="majorHAnsi" w:hAnsiTheme="majorHAnsi" w:cstheme="majorHAnsi"/>
                <w:noProof/>
              </w:rPr>
              <w:t>5. The raw data tab</w:t>
            </w:r>
            <w:r w:rsidRPr="003E765C">
              <w:rPr>
                <w:rFonts w:asciiTheme="majorHAnsi" w:hAnsiTheme="majorHAnsi" w:cstheme="majorHAnsi"/>
                <w:noProof/>
                <w:webHidden/>
              </w:rPr>
              <w:tab/>
            </w:r>
            <w:r w:rsidRPr="003E765C">
              <w:rPr>
                <w:rFonts w:asciiTheme="majorHAnsi" w:hAnsiTheme="majorHAnsi" w:cstheme="majorHAnsi"/>
                <w:noProof/>
                <w:webHidden/>
              </w:rPr>
              <w:fldChar w:fldCharType="begin"/>
            </w:r>
            <w:r w:rsidRPr="003E765C">
              <w:rPr>
                <w:rFonts w:asciiTheme="majorHAnsi" w:hAnsiTheme="majorHAnsi" w:cstheme="majorHAnsi"/>
                <w:noProof/>
                <w:webHidden/>
              </w:rPr>
              <w:instrText xml:space="preserve"> PAGEREF _Toc172099592 \h </w:instrText>
            </w:r>
            <w:r w:rsidRPr="003E765C">
              <w:rPr>
                <w:rFonts w:asciiTheme="majorHAnsi" w:hAnsiTheme="majorHAnsi" w:cstheme="majorHAnsi"/>
                <w:noProof/>
                <w:webHidden/>
              </w:rPr>
            </w:r>
            <w:r w:rsidRPr="003E765C">
              <w:rPr>
                <w:rFonts w:asciiTheme="majorHAnsi" w:hAnsiTheme="majorHAnsi" w:cstheme="majorHAnsi"/>
                <w:noProof/>
                <w:webHidden/>
              </w:rPr>
              <w:fldChar w:fldCharType="separate"/>
            </w:r>
            <w:r w:rsidR="001B1F85">
              <w:rPr>
                <w:rFonts w:asciiTheme="majorHAnsi" w:hAnsiTheme="majorHAnsi" w:cstheme="majorHAnsi"/>
                <w:noProof/>
                <w:webHidden/>
              </w:rPr>
              <w:t>11</w:t>
            </w:r>
            <w:r w:rsidRPr="003E765C">
              <w:rPr>
                <w:rFonts w:asciiTheme="majorHAnsi" w:hAnsiTheme="majorHAnsi" w:cstheme="majorHAnsi"/>
                <w:noProof/>
                <w:webHidden/>
              </w:rPr>
              <w:fldChar w:fldCharType="end"/>
            </w:r>
          </w:hyperlink>
        </w:p>
        <w:p w14:paraId="395116DC" w14:textId="70E5F60E" w:rsidR="00084413" w:rsidRPr="00C74753" w:rsidRDefault="00ED458C">
          <w:pPr>
            <w:rPr>
              <w:rFonts w:asciiTheme="majorHAnsi" w:hAnsiTheme="majorHAnsi" w:cstheme="majorHAnsi"/>
              <w:sz w:val="22"/>
              <w:szCs w:val="22"/>
            </w:rPr>
          </w:pPr>
          <w:r w:rsidRPr="003E765C">
            <w:rPr>
              <w:rFonts w:asciiTheme="majorHAnsi" w:hAnsiTheme="majorHAnsi" w:cstheme="majorHAnsi"/>
              <w:sz w:val="22"/>
              <w:szCs w:val="22"/>
            </w:rPr>
            <w:fldChar w:fldCharType="end"/>
          </w:r>
        </w:p>
      </w:sdtContent>
    </w:sdt>
    <w:p w14:paraId="76E6C0D9" w14:textId="77777777" w:rsidR="00084413" w:rsidRPr="00C74753" w:rsidRDefault="00ED458C">
      <w:pPr>
        <w:pStyle w:val="Heading2"/>
        <w:rPr>
          <w:rFonts w:cstheme="majorHAnsi"/>
          <w:sz w:val="30"/>
          <w:szCs w:val="30"/>
        </w:rPr>
      </w:pPr>
      <w:bookmarkStart w:id="0" w:name="_Toc172099584"/>
      <w:bookmarkStart w:id="1" w:name="abstract"/>
      <w:r w:rsidRPr="00C74753">
        <w:rPr>
          <w:rFonts w:cstheme="majorHAnsi"/>
          <w:sz w:val="30"/>
          <w:szCs w:val="30"/>
        </w:rPr>
        <w:t>Abstract</w:t>
      </w:r>
      <w:bookmarkEnd w:id="0"/>
    </w:p>
    <w:p w14:paraId="4B2A2A27" w14:textId="53D77396" w:rsidR="007D0E18" w:rsidRPr="00C74753" w:rsidRDefault="00C74753" w:rsidP="177CD4D9">
      <w:pPr>
        <w:spacing w:after="0"/>
        <w:ind w:left="-20" w:right="-20"/>
        <w:rPr>
          <w:rStyle w:val="normaltextrun"/>
          <w:rFonts w:asciiTheme="majorHAnsi" w:eastAsiaTheme="minorEastAsia" w:hAnsiTheme="majorHAnsi" w:cstheme="majorHAnsi"/>
          <w:sz w:val="22"/>
          <w:szCs w:val="22"/>
        </w:rPr>
      </w:pPr>
      <w:r w:rsidRPr="00C74753">
        <w:rPr>
          <w:rStyle w:val="normaltextrun"/>
          <w:rFonts w:asciiTheme="majorHAnsi" w:hAnsiTheme="majorHAnsi" w:cstheme="majorHAnsi"/>
          <w:sz w:val="22"/>
          <w:szCs w:val="22"/>
        </w:rPr>
        <w:t>Correlation networks are commonly used to explore microbiome data. In these networks, nodes are taxa and edges represent correlations between their abundance patterns across samples. As clusters of correlating taxa (co-abundance clusters) often indicate a shared response to environmental drivers, network visualization contributes to system understanding. Currently, most tools for creating and visualizing co-abundance networks from microbiome data either require the researcher to have coding skills, or they are not user-friendly, with high time expenditure and limited customizability. Furthermore, existing tools lack focus on the relationship between environmental drivers and the structure of the microbiome, even though many edges in correlation networks can be understood through a shared relationship of two taxa with the environment. For these reasons we developed SpeSpeNet (Species-Species Network,</w:t>
      </w:r>
      <w:r w:rsidRPr="00C74753">
        <w:rPr>
          <w:rFonts w:asciiTheme="majorHAnsi" w:hAnsiTheme="majorHAnsi" w:cstheme="majorHAnsi"/>
          <w:sz w:val="22"/>
          <w:szCs w:val="22"/>
        </w:rPr>
        <w:t xml:space="preserve"> </w:t>
      </w:r>
      <w:r w:rsidRPr="00C74753">
        <w:rPr>
          <w:rStyle w:val="normaltextrun"/>
          <w:rFonts w:asciiTheme="majorHAnsi" w:hAnsiTheme="majorHAnsi" w:cstheme="majorHAnsi"/>
          <w:sz w:val="22"/>
          <w:szCs w:val="22"/>
        </w:rPr>
        <w:t xml:space="preserve">https://tbb.bio.uu.nl/SpeSpeNet), a practical and user-friendly R-shiny tool to construct and visualize correlation networks from taxonomic abundance tables. The details of data preprocessing, network construction, and visualization are automated, require no programming ability for the web version, and are highly customizable, including associations with user-provided environmental data. </w:t>
      </w:r>
      <w:r w:rsidR="4BCB302B" w:rsidRPr="00C74753">
        <w:rPr>
          <w:rStyle w:val="normaltextrun"/>
          <w:rFonts w:asciiTheme="majorHAnsi" w:eastAsiaTheme="minorEastAsia" w:hAnsiTheme="majorHAnsi" w:cstheme="majorHAnsi"/>
          <w:sz w:val="22"/>
          <w:szCs w:val="22"/>
        </w:rPr>
        <w:t xml:space="preserve">This document outlines the functionalities of the </w:t>
      </w:r>
      <w:r w:rsidR="341810C6" w:rsidRPr="00C74753">
        <w:rPr>
          <w:rStyle w:val="normaltextrun"/>
          <w:rFonts w:asciiTheme="majorHAnsi" w:eastAsiaTheme="minorEastAsia" w:hAnsiTheme="majorHAnsi" w:cstheme="majorHAnsi"/>
          <w:sz w:val="22"/>
          <w:szCs w:val="22"/>
        </w:rPr>
        <w:t>SpeSpeNet</w:t>
      </w:r>
      <w:r w:rsidR="4BCB302B" w:rsidRPr="00C74753">
        <w:rPr>
          <w:rStyle w:val="normaltextrun"/>
          <w:rFonts w:asciiTheme="majorHAnsi" w:eastAsiaTheme="minorEastAsia" w:hAnsiTheme="majorHAnsi" w:cstheme="majorHAnsi"/>
          <w:sz w:val="22"/>
          <w:szCs w:val="22"/>
        </w:rPr>
        <w:t xml:space="preserve"> tool.</w:t>
      </w:r>
    </w:p>
    <w:p w14:paraId="0D813740" w14:textId="77777777" w:rsidR="00084413" w:rsidRPr="00C74753" w:rsidRDefault="00ED458C">
      <w:pPr>
        <w:pStyle w:val="Heading2"/>
        <w:rPr>
          <w:rFonts w:cstheme="majorHAnsi"/>
          <w:sz w:val="30"/>
          <w:szCs w:val="30"/>
        </w:rPr>
      </w:pPr>
      <w:bookmarkStart w:id="2" w:name="_Toc172099585"/>
      <w:bookmarkStart w:id="3" w:name="dependencies"/>
      <w:bookmarkEnd w:id="1"/>
      <w:r w:rsidRPr="00C74753">
        <w:rPr>
          <w:rFonts w:cstheme="majorHAnsi"/>
          <w:sz w:val="30"/>
          <w:szCs w:val="30"/>
        </w:rPr>
        <w:t>Dependencies</w:t>
      </w:r>
      <w:bookmarkEnd w:id="2"/>
    </w:p>
    <w:p w14:paraId="1AAE4F5B" w14:textId="50FACC62" w:rsidR="00751DB9" w:rsidRPr="00FA0487" w:rsidRDefault="00751DB9" w:rsidP="00751DB9">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Using </w:t>
      </w:r>
      <w:r w:rsidR="0A1FDBBF" w:rsidRPr="00FA0487">
        <w:rPr>
          <w:rFonts w:asciiTheme="majorHAnsi" w:hAnsiTheme="majorHAnsi" w:cstheme="majorHAnsi"/>
          <w:sz w:val="22"/>
          <w:szCs w:val="22"/>
        </w:rPr>
        <w:t xml:space="preserve">the web-version of </w:t>
      </w:r>
      <w:r w:rsidR="341810C6" w:rsidRPr="00FA0487">
        <w:rPr>
          <w:rFonts w:asciiTheme="majorHAnsi" w:hAnsiTheme="majorHAnsi" w:cstheme="majorHAnsi"/>
          <w:sz w:val="22"/>
          <w:szCs w:val="22"/>
        </w:rPr>
        <w:t>SpeSpeNet</w:t>
      </w:r>
      <w:r w:rsidR="0076222D" w:rsidRPr="00FA0487">
        <w:rPr>
          <w:rFonts w:asciiTheme="majorHAnsi" w:hAnsiTheme="majorHAnsi" w:cstheme="majorHAnsi"/>
          <w:sz w:val="22"/>
          <w:szCs w:val="22"/>
        </w:rPr>
        <w:t xml:space="preserve"> (</w:t>
      </w:r>
      <w:r w:rsidR="00C74753" w:rsidRPr="00FA0487">
        <w:rPr>
          <w:rStyle w:val="normaltextrun"/>
          <w:rFonts w:asciiTheme="majorHAnsi" w:hAnsiTheme="majorHAnsi" w:cstheme="majorHAnsi"/>
          <w:sz w:val="22"/>
          <w:szCs w:val="22"/>
        </w:rPr>
        <w:t>https://tbb.bio.uu.nl/SpeSpeNet)</w:t>
      </w:r>
      <w:r w:rsidR="00C74753"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does not require any </w:t>
      </w:r>
      <w:r w:rsidR="00637A6B">
        <w:rPr>
          <w:rFonts w:asciiTheme="majorHAnsi" w:hAnsiTheme="majorHAnsi" w:cstheme="majorHAnsi"/>
          <w:sz w:val="22"/>
          <w:szCs w:val="22"/>
        </w:rPr>
        <w:t>installation or programming</w:t>
      </w:r>
      <w:r w:rsidRPr="00FA0487">
        <w:rPr>
          <w:rFonts w:asciiTheme="majorHAnsi" w:hAnsiTheme="majorHAnsi" w:cstheme="majorHAnsi"/>
          <w:sz w:val="22"/>
          <w:szCs w:val="22"/>
        </w:rPr>
        <w:t xml:space="preserve">. </w:t>
      </w:r>
      <w:r w:rsidR="00C74753" w:rsidRPr="00FA0487">
        <w:rPr>
          <w:rFonts w:asciiTheme="majorHAnsi" w:hAnsiTheme="majorHAnsi" w:cstheme="majorHAnsi"/>
          <w:sz w:val="22"/>
          <w:szCs w:val="22"/>
        </w:rPr>
        <w:t xml:space="preserve">For the development version </w:t>
      </w:r>
      <w:r w:rsidR="00637A6B">
        <w:rPr>
          <w:rFonts w:asciiTheme="majorHAnsi" w:hAnsiTheme="majorHAnsi" w:cstheme="majorHAnsi"/>
          <w:sz w:val="22"/>
          <w:szCs w:val="22"/>
        </w:rPr>
        <w:t xml:space="preserve">(available </w:t>
      </w:r>
      <w:r w:rsidR="00C74753" w:rsidRPr="00FA0487">
        <w:rPr>
          <w:rFonts w:asciiTheme="majorHAnsi" w:hAnsiTheme="majorHAnsi" w:cstheme="majorHAnsi"/>
          <w:sz w:val="22"/>
          <w:szCs w:val="22"/>
        </w:rPr>
        <w:t xml:space="preserve">on </w:t>
      </w:r>
      <w:proofErr w:type="spellStart"/>
      <w:r w:rsidR="00C74753" w:rsidRPr="00FA0487">
        <w:rPr>
          <w:rFonts w:asciiTheme="majorHAnsi" w:hAnsiTheme="majorHAnsi" w:cstheme="majorHAnsi"/>
          <w:sz w:val="22"/>
          <w:szCs w:val="22"/>
        </w:rPr>
        <w:t>github</w:t>
      </w:r>
      <w:proofErr w:type="spellEnd"/>
      <w:r w:rsidR="00637A6B">
        <w:rPr>
          <w:rFonts w:asciiTheme="majorHAnsi" w:hAnsiTheme="majorHAnsi" w:cstheme="majorHAnsi"/>
          <w:sz w:val="22"/>
          <w:szCs w:val="22"/>
        </w:rPr>
        <w:t>)</w:t>
      </w:r>
      <w:r w:rsidR="00C74753" w:rsidRPr="00FA0487">
        <w:rPr>
          <w:rFonts w:asciiTheme="majorHAnsi" w:hAnsiTheme="majorHAnsi" w:cstheme="majorHAnsi"/>
          <w:sz w:val="22"/>
          <w:szCs w:val="22"/>
        </w:rPr>
        <w:t xml:space="preserve"> the following libraries need to be installed:</w:t>
      </w:r>
    </w:p>
    <w:p w14:paraId="1CB35945" w14:textId="7ED1B41D" w:rsidR="00751DB9" w:rsidRPr="00FA0487" w:rsidRDefault="00E104A1" w:rsidP="00751DB9">
      <w:pPr>
        <w:pStyle w:val="BodyText"/>
        <w:numPr>
          <w:ilvl w:val="0"/>
          <w:numId w:val="2"/>
        </w:numPr>
        <w:rPr>
          <w:rFonts w:asciiTheme="majorHAnsi" w:hAnsiTheme="majorHAnsi" w:cstheme="majorHAnsi"/>
          <w:sz w:val="22"/>
          <w:szCs w:val="22"/>
        </w:rPr>
      </w:pPr>
      <w:r>
        <w:rPr>
          <w:rFonts w:asciiTheme="majorHAnsi" w:hAnsiTheme="majorHAnsi" w:cstheme="majorHAnsi"/>
          <w:sz w:val="22"/>
          <w:szCs w:val="22"/>
        </w:rPr>
        <w:t>S</w:t>
      </w:r>
      <w:r w:rsidR="00EF2072" w:rsidRPr="00FA0487">
        <w:rPr>
          <w:rFonts w:asciiTheme="majorHAnsi" w:hAnsiTheme="majorHAnsi" w:cstheme="majorHAnsi"/>
          <w:sz w:val="22"/>
          <w:szCs w:val="22"/>
        </w:rPr>
        <w:t>hiny</w:t>
      </w:r>
    </w:p>
    <w:p w14:paraId="0746CEDD" w14:textId="04EEA13A"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shinythemes</w:t>
      </w:r>
      <w:proofErr w:type="spellEnd"/>
    </w:p>
    <w:p w14:paraId="24151E41" w14:textId="49B38CA3"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shinycssloaders</w:t>
      </w:r>
      <w:proofErr w:type="spellEnd"/>
    </w:p>
    <w:p w14:paraId="3BC57451" w14:textId="5DFA7E77"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lastRenderedPageBreak/>
        <w:t>tidyverse</w:t>
      </w:r>
      <w:proofErr w:type="spellEnd"/>
    </w:p>
    <w:p w14:paraId="78FC0097" w14:textId="42B04DDC"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tidygraph</w:t>
      </w:r>
      <w:proofErr w:type="spellEnd"/>
    </w:p>
    <w:p w14:paraId="57E79BF0" w14:textId="40316B7A"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igraph</w:t>
      </w:r>
      <w:proofErr w:type="spellEnd"/>
    </w:p>
    <w:p w14:paraId="314319E8" w14:textId="4CF8167F"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ggraph</w:t>
      </w:r>
      <w:proofErr w:type="spellEnd"/>
    </w:p>
    <w:p w14:paraId="63E22153" w14:textId="306B400E"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ggdark</w:t>
      </w:r>
      <w:proofErr w:type="spellEnd"/>
    </w:p>
    <w:p w14:paraId="18DD7ED8" w14:textId="319E893B"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RColorBrewer</w:t>
      </w:r>
      <w:proofErr w:type="spellEnd"/>
    </w:p>
    <w:p w14:paraId="62CBC25E" w14:textId="1A641B3F"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scales</w:t>
      </w:r>
    </w:p>
    <w:p w14:paraId="6254CAE4" w14:textId="02565954"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plotly</w:t>
      </w:r>
      <w:proofErr w:type="spellEnd"/>
    </w:p>
    <w:p w14:paraId="698485CC" w14:textId="33234C2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phyloseq</w:t>
      </w:r>
    </w:p>
    <w:p w14:paraId="1BAFDE58" w14:textId="3BF4905B"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shinyBS</w:t>
      </w:r>
      <w:proofErr w:type="spellEnd"/>
    </w:p>
    <w:p w14:paraId="7568A6C2" w14:textId="4E067520"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MGnifyR</w:t>
      </w:r>
      <w:proofErr w:type="spellEnd"/>
    </w:p>
    <w:p w14:paraId="630AE2CB" w14:textId="12AB9A75"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tools</w:t>
      </w:r>
    </w:p>
    <w:p w14:paraId="6EC53FF7" w14:textId="30EACD08" w:rsidR="00EF2072" w:rsidRPr="00FA0487"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pals</w:t>
      </w:r>
    </w:p>
    <w:p w14:paraId="1BE60491" w14:textId="35A3B165"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ggiraph</w:t>
      </w:r>
      <w:proofErr w:type="spellEnd"/>
    </w:p>
    <w:p w14:paraId="0A0072A8" w14:textId="1DE7661F" w:rsidR="00EF2072" w:rsidRPr="00FA0487" w:rsidRDefault="00EF2072" w:rsidP="00751DB9">
      <w:pPr>
        <w:pStyle w:val="BodyText"/>
        <w:numPr>
          <w:ilvl w:val="0"/>
          <w:numId w:val="2"/>
        </w:numPr>
        <w:rPr>
          <w:rFonts w:asciiTheme="majorHAnsi" w:hAnsiTheme="majorHAnsi" w:cstheme="majorHAnsi"/>
          <w:sz w:val="22"/>
          <w:szCs w:val="22"/>
        </w:rPr>
      </w:pPr>
      <w:proofErr w:type="spellStart"/>
      <w:r w:rsidRPr="00FA0487">
        <w:rPr>
          <w:rFonts w:asciiTheme="majorHAnsi" w:hAnsiTheme="majorHAnsi" w:cstheme="majorHAnsi"/>
          <w:sz w:val="22"/>
          <w:szCs w:val="22"/>
        </w:rPr>
        <w:t>htmlwidgets</w:t>
      </w:r>
      <w:proofErr w:type="spellEnd"/>
    </w:p>
    <w:p w14:paraId="477D221A" w14:textId="6FD66312" w:rsidR="00EF2072" w:rsidRDefault="00EF2072" w:rsidP="00751DB9">
      <w:pPr>
        <w:pStyle w:val="BodyText"/>
        <w:numPr>
          <w:ilvl w:val="0"/>
          <w:numId w:val="2"/>
        </w:numPr>
        <w:rPr>
          <w:rFonts w:asciiTheme="majorHAnsi" w:hAnsiTheme="majorHAnsi" w:cstheme="majorHAnsi"/>
          <w:sz w:val="22"/>
          <w:szCs w:val="22"/>
        </w:rPr>
      </w:pPr>
      <w:r w:rsidRPr="00FA0487">
        <w:rPr>
          <w:rFonts w:asciiTheme="majorHAnsi" w:hAnsiTheme="majorHAnsi" w:cstheme="majorHAnsi"/>
          <w:sz w:val="22"/>
          <w:szCs w:val="22"/>
        </w:rPr>
        <w:t>reshape2</w:t>
      </w:r>
    </w:p>
    <w:p w14:paraId="4B849018" w14:textId="5C39E8EC" w:rsidR="00597481" w:rsidRDefault="00597481" w:rsidP="00751DB9">
      <w:pPr>
        <w:pStyle w:val="BodyText"/>
        <w:numPr>
          <w:ilvl w:val="0"/>
          <w:numId w:val="2"/>
        </w:numPr>
        <w:rPr>
          <w:rFonts w:asciiTheme="majorHAnsi" w:hAnsiTheme="majorHAnsi" w:cstheme="majorHAnsi"/>
          <w:sz w:val="22"/>
          <w:szCs w:val="22"/>
        </w:rPr>
      </w:pPr>
      <w:proofErr w:type="spellStart"/>
      <w:r>
        <w:rPr>
          <w:rFonts w:asciiTheme="majorHAnsi" w:hAnsiTheme="majorHAnsi" w:cstheme="majorHAnsi"/>
          <w:sz w:val="22"/>
          <w:szCs w:val="22"/>
        </w:rPr>
        <w:t>htmltools</w:t>
      </w:r>
      <w:proofErr w:type="spellEnd"/>
    </w:p>
    <w:p w14:paraId="71391EF5" w14:textId="79A496A5" w:rsidR="00696361" w:rsidRPr="00FA0487" w:rsidRDefault="00696361" w:rsidP="00751DB9">
      <w:pPr>
        <w:pStyle w:val="BodyText"/>
        <w:numPr>
          <w:ilvl w:val="0"/>
          <w:numId w:val="2"/>
        </w:numPr>
        <w:rPr>
          <w:rFonts w:asciiTheme="majorHAnsi" w:hAnsiTheme="majorHAnsi" w:cstheme="majorHAnsi"/>
          <w:sz w:val="22"/>
          <w:szCs w:val="22"/>
        </w:rPr>
      </w:pPr>
      <w:proofErr w:type="spellStart"/>
      <w:r>
        <w:rPr>
          <w:rFonts w:asciiTheme="majorHAnsi" w:hAnsiTheme="majorHAnsi" w:cstheme="majorHAnsi"/>
          <w:sz w:val="22"/>
          <w:szCs w:val="22"/>
        </w:rPr>
        <w:t>SpiecEasi</w:t>
      </w:r>
      <w:proofErr w:type="spellEnd"/>
    </w:p>
    <w:p w14:paraId="33BFDD4B" w14:textId="567A6460" w:rsidR="00EF2072" w:rsidRPr="00FA0487" w:rsidRDefault="053EA0EB" w:rsidP="00EF2072">
      <w:pPr>
        <w:pStyle w:val="BodyText"/>
        <w:rPr>
          <w:rFonts w:asciiTheme="majorHAnsi" w:hAnsiTheme="majorHAnsi" w:cstheme="majorHAnsi"/>
          <w:sz w:val="22"/>
          <w:szCs w:val="22"/>
        </w:rPr>
      </w:pPr>
      <w:r w:rsidRPr="00FA0487">
        <w:rPr>
          <w:rFonts w:asciiTheme="majorHAnsi" w:hAnsiTheme="majorHAnsi" w:cstheme="majorHAnsi"/>
          <w:sz w:val="22"/>
          <w:szCs w:val="22"/>
        </w:rPr>
        <w:t xml:space="preserve">Running the </w:t>
      </w:r>
      <w:proofErr w:type="spellStart"/>
      <w:r w:rsidR="3046B948" w:rsidRPr="00FA0487">
        <w:rPr>
          <w:rFonts w:asciiTheme="majorHAnsi" w:hAnsiTheme="majorHAnsi" w:cstheme="majorHAnsi"/>
          <w:sz w:val="22"/>
          <w:szCs w:val="22"/>
        </w:rPr>
        <w:t>Launch_</w:t>
      </w:r>
      <w:proofErr w:type="gramStart"/>
      <w:r w:rsidR="3046B948" w:rsidRPr="00FA0487">
        <w:rPr>
          <w:rFonts w:asciiTheme="majorHAnsi" w:hAnsiTheme="majorHAnsi" w:cstheme="majorHAnsi"/>
          <w:sz w:val="22"/>
          <w:szCs w:val="22"/>
        </w:rPr>
        <w:t>tool.R</w:t>
      </w:r>
      <w:proofErr w:type="spellEnd"/>
      <w:proofErr w:type="gramEnd"/>
      <w:r w:rsidR="3046B948" w:rsidRPr="00FA0487">
        <w:rPr>
          <w:rFonts w:asciiTheme="majorHAnsi" w:hAnsiTheme="majorHAnsi" w:cstheme="majorHAnsi"/>
          <w:sz w:val="22"/>
          <w:szCs w:val="22"/>
        </w:rPr>
        <w:t xml:space="preserve"> </w:t>
      </w:r>
      <w:r w:rsidRPr="00FA0487">
        <w:rPr>
          <w:rFonts w:asciiTheme="majorHAnsi" w:hAnsiTheme="majorHAnsi" w:cstheme="majorHAnsi"/>
          <w:sz w:val="22"/>
          <w:szCs w:val="22"/>
        </w:rPr>
        <w:t xml:space="preserve">script will launch </w:t>
      </w:r>
      <w:r w:rsidR="341810C6" w:rsidRPr="00FA0487">
        <w:rPr>
          <w:rFonts w:asciiTheme="majorHAnsi" w:hAnsiTheme="majorHAnsi" w:cstheme="majorHAnsi"/>
          <w:sz w:val="22"/>
          <w:szCs w:val="22"/>
        </w:rPr>
        <w:t>SpeSpeNet</w:t>
      </w:r>
      <w:r w:rsidR="00EF2072" w:rsidRPr="00FA0487">
        <w:rPr>
          <w:rFonts w:asciiTheme="majorHAnsi" w:hAnsiTheme="majorHAnsi" w:cstheme="majorHAnsi"/>
          <w:sz w:val="22"/>
          <w:szCs w:val="22"/>
        </w:rPr>
        <w:t>.</w:t>
      </w:r>
      <w:r w:rsidR="00C74753" w:rsidRPr="00FA0487">
        <w:rPr>
          <w:rFonts w:asciiTheme="majorHAnsi" w:hAnsiTheme="majorHAnsi" w:cstheme="majorHAnsi"/>
          <w:sz w:val="22"/>
          <w:szCs w:val="22"/>
        </w:rPr>
        <w:t xml:space="preserve"> Note that running SpeSpeNet requires an old </w:t>
      </w:r>
      <w:r w:rsidR="000036CD">
        <w:rPr>
          <w:rFonts w:asciiTheme="majorHAnsi" w:hAnsiTheme="majorHAnsi" w:cstheme="majorHAnsi"/>
          <w:sz w:val="22"/>
          <w:szCs w:val="22"/>
        </w:rPr>
        <w:t xml:space="preserve">(no longer available) </w:t>
      </w:r>
      <w:r w:rsidR="00C74753" w:rsidRPr="00FA0487">
        <w:rPr>
          <w:rFonts w:asciiTheme="majorHAnsi" w:hAnsiTheme="majorHAnsi" w:cstheme="majorHAnsi"/>
          <w:sz w:val="22"/>
          <w:szCs w:val="22"/>
        </w:rPr>
        <w:t xml:space="preserve">installation of the </w:t>
      </w:r>
      <w:proofErr w:type="spellStart"/>
      <w:r w:rsidR="00C74753" w:rsidRPr="00FA0487">
        <w:rPr>
          <w:rFonts w:asciiTheme="majorHAnsi" w:hAnsiTheme="majorHAnsi" w:cstheme="majorHAnsi"/>
          <w:sz w:val="22"/>
          <w:szCs w:val="22"/>
        </w:rPr>
        <w:t>MGnifyR</w:t>
      </w:r>
      <w:proofErr w:type="spellEnd"/>
      <w:r w:rsidR="00C74753" w:rsidRPr="00FA0487">
        <w:rPr>
          <w:rFonts w:asciiTheme="majorHAnsi" w:hAnsiTheme="majorHAnsi" w:cstheme="majorHAnsi"/>
          <w:sz w:val="22"/>
          <w:szCs w:val="22"/>
        </w:rPr>
        <w:t xml:space="preserve"> package. </w:t>
      </w:r>
      <w:r w:rsidR="000036CD">
        <w:rPr>
          <w:rFonts w:asciiTheme="majorHAnsi" w:hAnsiTheme="majorHAnsi" w:cstheme="majorHAnsi"/>
          <w:sz w:val="22"/>
          <w:szCs w:val="22"/>
        </w:rPr>
        <w:t xml:space="preserve">In future we intend to develop a version that does not require the </w:t>
      </w:r>
      <w:proofErr w:type="spellStart"/>
      <w:r w:rsidR="000036CD">
        <w:rPr>
          <w:rFonts w:asciiTheme="majorHAnsi" w:hAnsiTheme="majorHAnsi" w:cstheme="majorHAnsi"/>
          <w:sz w:val="22"/>
          <w:szCs w:val="22"/>
        </w:rPr>
        <w:t>MGnifyR</w:t>
      </w:r>
      <w:proofErr w:type="spellEnd"/>
      <w:r w:rsidR="000036CD">
        <w:rPr>
          <w:rFonts w:asciiTheme="majorHAnsi" w:hAnsiTheme="majorHAnsi" w:cstheme="majorHAnsi"/>
          <w:sz w:val="22"/>
          <w:szCs w:val="22"/>
        </w:rPr>
        <w:t xml:space="preserve"> package. Until then </w:t>
      </w:r>
      <w:r w:rsidR="00C74753" w:rsidRPr="00FA0487">
        <w:rPr>
          <w:rFonts w:asciiTheme="majorHAnsi" w:hAnsiTheme="majorHAnsi" w:cstheme="majorHAnsi"/>
          <w:sz w:val="22"/>
          <w:szCs w:val="22"/>
        </w:rPr>
        <w:t>it is strongly recommended to use the web version.</w:t>
      </w:r>
    </w:p>
    <w:p w14:paraId="313153D0" w14:textId="6559C37A" w:rsidR="00084413" w:rsidRPr="00FA0487" w:rsidRDefault="00ED458C">
      <w:pPr>
        <w:pStyle w:val="Heading2"/>
        <w:rPr>
          <w:rFonts w:cstheme="majorHAnsi"/>
          <w:sz w:val="30"/>
          <w:szCs w:val="30"/>
        </w:rPr>
      </w:pPr>
      <w:bookmarkStart w:id="4" w:name="_Toc172099586"/>
      <w:bookmarkStart w:id="5" w:name="Xf9706a11bdaf10553517b785e414b0caa7a9bdc"/>
      <w:bookmarkEnd w:id="3"/>
      <w:r w:rsidRPr="00FA0487">
        <w:rPr>
          <w:rFonts w:cstheme="majorHAnsi"/>
          <w:sz w:val="30"/>
          <w:szCs w:val="30"/>
        </w:rPr>
        <w:t xml:space="preserve">1. </w:t>
      </w:r>
      <w:r w:rsidR="00E104A1">
        <w:rPr>
          <w:rFonts w:cstheme="majorHAnsi"/>
          <w:sz w:val="30"/>
          <w:szCs w:val="30"/>
        </w:rPr>
        <w:t>Navigating SpeSpeNet</w:t>
      </w:r>
      <w:bookmarkEnd w:id="4"/>
    </w:p>
    <w:p w14:paraId="57543560" w14:textId="756EB0A2" w:rsidR="1832C59B" w:rsidRPr="00C74753" w:rsidRDefault="00E104A1" w:rsidP="371B6849">
      <w:pPr>
        <w:pStyle w:val="BodyText"/>
        <w:rPr>
          <w:rFonts w:asciiTheme="majorHAnsi" w:hAnsiTheme="majorHAnsi" w:cstheme="majorHAnsi"/>
          <w:sz w:val="22"/>
          <w:szCs w:val="22"/>
        </w:rPr>
      </w:pPr>
      <w:r>
        <w:rPr>
          <w:rFonts w:asciiTheme="majorHAnsi" w:hAnsiTheme="majorHAnsi" w:cstheme="majorHAnsi"/>
          <w:sz w:val="22"/>
          <w:szCs w:val="22"/>
        </w:rPr>
        <w:t xml:space="preserve">SpeSpeNet has three tabs that can be navigated with the </w:t>
      </w:r>
      <w:r w:rsidR="1832C59B" w:rsidRPr="00C74753">
        <w:rPr>
          <w:rFonts w:asciiTheme="majorHAnsi" w:hAnsiTheme="majorHAnsi" w:cstheme="majorHAnsi"/>
          <w:sz w:val="22"/>
          <w:szCs w:val="22"/>
        </w:rPr>
        <w:t>navigation bar (</w:t>
      </w:r>
      <w:r w:rsidR="6361A9F0" w:rsidRPr="00C74753">
        <w:rPr>
          <w:rFonts w:asciiTheme="majorHAnsi" w:hAnsiTheme="majorHAnsi" w:cstheme="majorHAnsi"/>
          <w:sz w:val="22"/>
          <w:szCs w:val="22"/>
        </w:rPr>
        <w:t xml:space="preserve">panels </w:t>
      </w:r>
      <w:r w:rsidR="1832C59B" w:rsidRPr="00C74753">
        <w:rPr>
          <w:rFonts w:asciiTheme="majorHAnsi" w:hAnsiTheme="majorHAnsi" w:cstheme="majorHAnsi"/>
          <w:sz w:val="22"/>
          <w:szCs w:val="22"/>
        </w:rPr>
        <w:t xml:space="preserve">1,2 and 3 in </w:t>
      </w:r>
      <w:r w:rsidR="1832C59B" w:rsidRPr="00C74753">
        <w:rPr>
          <w:rFonts w:asciiTheme="majorHAnsi" w:hAnsiTheme="majorHAnsi" w:cstheme="majorHAnsi"/>
          <w:b/>
          <w:bCs/>
          <w:sz w:val="22"/>
          <w:szCs w:val="22"/>
        </w:rPr>
        <w:t>Figure 1</w:t>
      </w:r>
      <w:r w:rsidR="1832C59B" w:rsidRPr="00C74753">
        <w:rPr>
          <w:rFonts w:asciiTheme="majorHAnsi" w:hAnsiTheme="majorHAnsi" w:cstheme="majorHAnsi"/>
          <w:sz w:val="22"/>
          <w:szCs w:val="22"/>
        </w:rPr>
        <w:t xml:space="preserve">). </w:t>
      </w:r>
      <w:r w:rsidR="00696361">
        <w:rPr>
          <w:rFonts w:asciiTheme="majorHAnsi" w:hAnsiTheme="majorHAnsi" w:cstheme="majorHAnsi"/>
          <w:sz w:val="22"/>
          <w:szCs w:val="22"/>
        </w:rPr>
        <w:t>In t</w:t>
      </w:r>
      <w:r w:rsidR="786E3D35" w:rsidRPr="00C74753">
        <w:rPr>
          <w:rFonts w:asciiTheme="majorHAnsi" w:hAnsiTheme="majorHAnsi" w:cstheme="majorHAnsi"/>
          <w:sz w:val="22"/>
          <w:szCs w:val="22"/>
        </w:rPr>
        <w:t xml:space="preserve">he </w:t>
      </w:r>
      <w:r w:rsidR="1832C59B" w:rsidRPr="00C74753">
        <w:rPr>
          <w:rFonts w:asciiTheme="majorHAnsi" w:hAnsiTheme="majorHAnsi" w:cstheme="majorHAnsi"/>
          <w:sz w:val="22"/>
          <w:szCs w:val="22"/>
        </w:rPr>
        <w:t xml:space="preserve">“Network” tab </w:t>
      </w:r>
      <w:r w:rsidR="1B5EF440" w:rsidRPr="00C74753">
        <w:rPr>
          <w:rFonts w:asciiTheme="majorHAnsi" w:hAnsiTheme="majorHAnsi" w:cstheme="majorHAnsi"/>
          <w:sz w:val="22"/>
          <w:szCs w:val="22"/>
        </w:rPr>
        <w:t xml:space="preserve">data </w:t>
      </w:r>
      <w:r w:rsidR="4E78E50D" w:rsidRPr="00C74753">
        <w:rPr>
          <w:rFonts w:asciiTheme="majorHAnsi" w:hAnsiTheme="majorHAnsi" w:cstheme="majorHAnsi"/>
          <w:sz w:val="22"/>
          <w:szCs w:val="22"/>
        </w:rPr>
        <w:t>is</w:t>
      </w:r>
      <w:r w:rsidR="1B5EF440" w:rsidRPr="00C74753">
        <w:rPr>
          <w:rFonts w:asciiTheme="majorHAnsi" w:hAnsiTheme="majorHAnsi" w:cstheme="majorHAnsi"/>
          <w:sz w:val="22"/>
          <w:szCs w:val="22"/>
        </w:rPr>
        <w:t xml:space="preserve"> </w:t>
      </w:r>
      <w:r w:rsidR="6F148BBE" w:rsidRPr="00C74753">
        <w:rPr>
          <w:rFonts w:asciiTheme="majorHAnsi" w:hAnsiTheme="majorHAnsi" w:cstheme="majorHAnsi"/>
          <w:sz w:val="22"/>
          <w:szCs w:val="22"/>
        </w:rPr>
        <w:t>uploaded</w:t>
      </w:r>
      <w:r w:rsidR="1B5EF440" w:rsidRPr="00C74753">
        <w:rPr>
          <w:rFonts w:asciiTheme="majorHAnsi" w:hAnsiTheme="majorHAnsi" w:cstheme="majorHAnsi"/>
          <w:sz w:val="22"/>
          <w:szCs w:val="22"/>
        </w:rPr>
        <w:t xml:space="preserve"> and the </w:t>
      </w:r>
      <w:r w:rsidR="1832C59B" w:rsidRPr="00C74753">
        <w:rPr>
          <w:rFonts w:asciiTheme="majorHAnsi" w:hAnsiTheme="majorHAnsi" w:cstheme="majorHAnsi"/>
          <w:sz w:val="22"/>
          <w:szCs w:val="22"/>
        </w:rPr>
        <w:t xml:space="preserve">network </w:t>
      </w:r>
      <w:r w:rsidR="46C7595F" w:rsidRPr="00C74753">
        <w:rPr>
          <w:rFonts w:asciiTheme="majorHAnsi" w:hAnsiTheme="majorHAnsi" w:cstheme="majorHAnsi"/>
          <w:sz w:val="22"/>
          <w:szCs w:val="22"/>
        </w:rPr>
        <w:t xml:space="preserve">visualization </w:t>
      </w:r>
      <w:r w:rsidR="2D599835" w:rsidRPr="00C74753">
        <w:rPr>
          <w:rFonts w:asciiTheme="majorHAnsi" w:hAnsiTheme="majorHAnsi" w:cstheme="majorHAnsi"/>
          <w:sz w:val="22"/>
          <w:szCs w:val="22"/>
        </w:rPr>
        <w:t>is shown</w:t>
      </w:r>
      <w:r w:rsidR="1832C59B" w:rsidRPr="00C74753">
        <w:rPr>
          <w:rFonts w:asciiTheme="majorHAnsi" w:hAnsiTheme="majorHAnsi" w:cstheme="majorHAnsi"/>
          <w:sz w:val="22"/>
          <w:szCs w:val="22"/>
        </w:rPr>
        <w:t xml:space="preserve">. </w:t>
      </w:r>
      <w:r w:rsidR="1DA3F5BB" w:rsidRPr="00C74753">
        <w:rPr>
          <w:rFonts w:asciiTheme="majorHAnsi" w:hAnsiTheme="majorHAnsi" w:cstheme="majorHAnsi"/>
          <w:sz w:val="22"/>
          <w:szCs w:val="22"/>
        </w:rPr>
        <w:t>T</w:t>
      </w:r>
      <w:r w:rsidR="1832C59B" w:rsidRPr="00C74753">
        <w:rPr>
          <w:rFonts w:asciiTheme="majorHAnsi" w:hAnsiTheme="majorHAnsi" w:cstheme="majorHAnsi"/>
          <w:sz w:val="22"/>
          <w:szCs w:val="22"/>
        </w:rPr>
        <w:t xml:space="preserve">he “Summary” tab </w:t>
      </w:r>
      <w:r w:rsidR="62DD77CE" w:rsidRPr="00C74753">
        <w:rPr>
          <w:rFonts w:asciiTheme="majorHAnsi" w:hAnsiTheme="majorHAnsi" w:cstheme="majorHAnsi"/>
          <w:sz w:val="22"/>
          <w:szCs w:val="22"/>
        </w:rPr>
        <w:t>show</w:t>
      </w:r>
      <w:r w:rsidR="1832C59B" w:rsidRPr="00C74753">
        <w:rPr>
          <w:rFonts w:asciiTheme="majorHAnsi" w:hAnsiTheme="majorHAnsi" w:cstheme="majorHAnsi"/>
          <w:sz w:val="22"/>
          <w:szCs w:val="22"/>
        </w:rPr>
        <w:t xml:space="preserve">s </w:t>
      </w:r>
      <w:r w:rsidR="21AC516D"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 xml:space="preserve">taxonomic </w:t>
      </w:r>
      <w:r w:rsidR="00D40D2F">
        <w:rPr>
          <w:rFonts w:asciiTheme="majorHAnsi" w:hAnsiTheme="majorHAnsi" w:cstheme="majorHAnsi"/>
          <w:sz w:val="22"/>
          <w:szCs w:val="22"/>
        </w:rPr>
        <w:t>composition</w:t>
      </w:r>
      <w:r w:rsidR="1832C59B" w:rsidRPr="00C74753">
        <w:rPr>
          <w:rFonts w:asciiTheme="majorHAnsi" w:hAnsiTheme="majorHAnsi" w:cstheme="majorHAnsi"/>
          <w:sz w:val="22"/>
          <w:szCs w:val="22"/>
        </w:rPr>
        <w:t xml:space="preserve"> and </w:t>
      </w:r>
      <w:r w:rsidR="6DB3ECD0" w:rsidRPr="00C74753">
        <w:rPr>
          <w:rFonts w:asciiTheme="majorHAnsi" w:hAnsiTheme="majorHAnsi" w:cstheme="majorHAnsi"/>
          <w:sz w:val="22"/>
          <w:szCs w:val="22"/>
        </w:rPr>
        <w:t xml:space="preserve">the </w:t>
      </w:r>
      <w:r w:rsidR="1832C59B" w:rsidRPr="00C74753">
        <w:rPr>
          <w:rFonts w:asciiTheme="majorHAnsi" w:hAnsiTheme="majorHAnsi" w:cstheme="majorHAnsi"/>
          <w:sz w:val="22"/>
          <w:szCs w:val="22"/>
        </w:rPr>
        <w:t>relation</w:t>
      </w:r>
      <w:r w:rsidR="49471720" w:rsidRPr="00C74753">
        <w:rPr>
          <w:rFonts w:asciiTheme="majorHAnsi" w:hAnsiTheme="majorHAnsi" w:cstheme="majorHAnsi"/>
          <w:sz w:val="22"/>
          <w:szCs w:val="22"/>
        </w:rPr>
        <w:t>ship</w:t>
      </w:r>
      <w:r w:rsidR="1832C59B" w:rsidRPr="00C74753">
        <w:rPr>
          <w:rFonts w:asciiTheme="majorHAnsi" w:hAnsiTheme="majorHAnsi" w:cstheme="majorHAnsi"/>
          <w:sz w:val="22"/>
          <w:szCs w:val="22"/>
        </w:rPr>
        <w:t xml:space="preserve"> </w:t>
      </w:r>
      <w:r w:rsidR="3C31AACA" w:rsidRPr="00C74753">
        <w:rPr>
          <w:rFonts w:asciiTheme="majorHAnsi" w:hAnsiTheme="majorHAnsi" w:cstheme="majorHAnsi"/>
          <w:sz w:val="22"/>
          <w:szCs w:val="22"/>
        </w:rPr>
        <w:t xml:space="preserve">between </w:t>
      </w:r>
      <w:r w:rsidR="00696361">
        <w:rPr>
          <w:rFonts w:asciiTheme="majorHAnsi" w:hAnsiTheme="majorHAnsi" w:cstheme="majorHAnsi"/>
          <w:sz w:val="22"/>
          <w:szCs w:val="22"/>
        </w:rPr>
        <w:t>clusters/categories in the network</w:t>
      </w:r>
      <w:r w:rsidR="3C31AACA" w:rsidRPr="00C74753">
        <w:rPr>
          <w:rFonts w:asciiTheme="majorHAnsi" w:hAnsiTheme="majorHAnsi" w:cstheme="majorHAnsi"/>
          <w:sz w:val="22"/>
          <w:szCs w:val="22"/>
        </w:rPr>
        <w:t xml:space="preserve"> and</w:t>
      </w:r>
      <w:r w:rsidR="1832C59B" w:rsidRPr="00C74753">
        <w:rPr>
          <w:rFonts w:asciiTheme="majorHAnsi" w:hAnsiTheme="majorHAnsi" w:cstheme="majorHAnsi"/>
          <w:sz w:val="22"/>
          <w:szCs w:val="22"/>
        </w:rPr>
        <w:t xml:space="preserve"> environmental </w:t>
      </w:r>
      <w:r w:rsidR="00FA0487">
        <w:rPr>
          <w:rFonts w:asciiTheme="majorHAnsi" w:hAnsiTheme="majorHAnsi" w:cstheme="majorHAnsi"/>
          <w:sz w:val="22"/>
          <w:szCs w:val="22"/>
        </w:rPr>
        <w:t>metadata. T</w:t>
      </w:r>
      <w:r w:rsidR="1832C59B" w:rsidRPr="00C74753">
        <w:rPr>
          <w:rFonts w:asciiTheme="majorHAnsi" w:hAnsiTheme="majorHAnsi" w:cstheme="majorHAnsi"/>
          <w:sz w:val="22"/>
          <w:szCs w:val="22"/>
        </w:rPr>
        <w:t>he user can download .txt files of the network data in the “Raw data” tab.</w:t>
      </w:r>
    </w:p>
    <w:p w14:paraId="360C89A6" w14:textId="65F86CD4" w:rsidR="0C693F1D" w:rsidRPr="00FA0487" w:rsidRDefault="0C693F1D" w:rsidP="371B6849">
      <w:pPr>
        <w:pStyle w:val="Heading2"/>
        <w:rPr>
          <w:rFonts w:cstheme="majorHAnsi"/>
          <w:sz w:val="30"/>
          <w:szCs w:val="30"/>
        </w:rPr>
      </w:pPr>
      <w:bookmarkStart w:id="6" w:name="_Toc172099587"/>
      <w:r w:rsidRPr="00FA0487">
        <w:rPr>
          <w:rFonts w:cstheme="majorHAnsi"/>
          <w:sz w:val="30"/>
          <w:szCs w:val="30"/>
        </w:rPr>
        <w:t xml:space="preserve">2. </w:t>
      </w:r>
      <w:r w:rsidR="00E104A1">
        <w:rPr>
          <w:rFonts w:cstheme="majorHAnsi"/>
          <w:sz w:val="30"/>
          <w:szCs w:val="30"/>
        </w:rPr>
        <w:t>Input data format</w:t>
      </w:r>
      <w:bookmarkEnd w:id="6"/>
    </w:p>
    <w:p w14:paraId="2799BE79" w14:textId="65CCEBA1" w:rsidR="00E104A1" w:rsidRDefault="00E104A1" w:rsidP="2DF3310B">
      <w:pPr>
        <w:pStyle w:val="BodyText"/>
        <w:rPr>
          <w:rFonts w:asciiTheme="majorHAnsi" w:hAnsiTheme="majorHAnsi" w:cstheme="majorHAnsi"/>
          <w:sz w:val="22"/>
          <w:szCs w:val="22"/>
        </w:rPr>
      </w:pPr>
      <w:r>
        <w:rPr>
          <w:rFonts w:asciiTheme="majorHAnsi" w:hAnsiTheme="majorHAnsi" w:cstheme="majorHAnsi"/>
          <w:sz w:val="22"/>
          <w:szCs w:val="22"/>
        </w:rPr>
        <w:t>When</w:t>
      </w:r>
      <w:r w:rsidR="0C70C98B" w:rsidRPr="00C74753">
        <w:rPr>
          <w:rFonts w:asciiTheme="majorHAnsi" w:hAnsiTheme="majorHAnsi" w:cstheme="majorHAnsi"/>
          <w:sz w:val="22"/>
          <w:szCs w:val="22"/>
        </w:rPr>
        <w:t xml:space="preserve"> </w:t>
      </w:r>
      <w:r>
        <w:rPr>
          <w:rFonts w:asciiTheme="majorHAnsi" w:hAnsiTheme="majorHAnsi" w:cstheme="majorHAnsi"/>
          <w:sz w:val="22"/>
          <w:szCs w:val="22"/>
        </w:rPr>
        <w:t>starting</w:t>
      </w:r>
      <w:r w:rsidR="0C70C98B"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0A8F476F" w:rsidRPr="00C74753">
        <w:rPr>
          <w:rFonts w:asciiTheme="majorHAnsi" w:hAnsiTheme="majorHAnsi" w:cstheme="majorHAnsi"/>
          <w:sz w:val="22"/>
          <w:szCs w:val="22"/>
        </w:rPr>
        <w:t xml:space="preserve"> t</w:t>
      </w:r>
      <w:r w:rsidR="6C03DF1D" w:rsidRPr="00C74753">
        <w:rPr>
          <w:rFonts w:asciiTheme="majorHAnsi" w:hAnsiTheme="majorHAnsi" w:cstheme="majorHAnsi"/>
          <w:sz w:val="22"/>
          <w:szCs w:val="22"/>
        </w:rPr>
        <w:t xml:space="preserve">he network tab </w:t>
      </w:r>
      <w:r w:rsidR="00ED458C" w:rsidRPr="00C74753">
        <w:rPr>
          <w:rFonts w:asciiTheme="majorHAnsi" w:hAnsiTheme="majorHAnsi" w:cstheme="majorHAnsi"/>
          <w:sz w:val="22"/>
          <w:szCs w:val="22"/>
        </w:rPr>
        <w:t xml:space="preserve">is </w:t>
      </w:r>
      <w:r w:rsidR="1E3CF895" w:rsidRPr="00C74753">
        <w:rPr>
          <w:rFonts w:asciiTheme="majorHAnsi" w:hAnsiTheme="majorHAnsi" w:cstheme="majorHAnsi"/>
          <w:sz w:val="22"/>
          <w:szCs w:val="22"/>
        </w:rPr>
        <w:t>shown</w:t>
      </w:r>
      <w:r w:rsidR="5351E80B" w:rsidRPr="00C74753">
        <w:rPr>
          <w:rFonts w:asciiTheme="majorHAnsi" w:hAnsiTheme="majorHAnsi" w:cstheme="majorHAnsi"/>
          <w:sz w:val="22"/>
          <w:szCs w:val="22"/>
        </w:rPr>
        <w:t xml:space="preserve"> by default</w:t>
      </w:r>
      <w:r w:rsidR="00ED458C" w:rsidRPr="00C74753">
        <w:rPr>
          <w:rFonts w:asciiTheme="majorHAnsi" w:hAnsiTheme="majorHAnsi" w:cstheme="majorHAnsi"/>
          <w:sz w:val="22"/>
          <w:szCs w:val="22"/>
        </w:rPr>
        <w:t xml:space="preserve">. </w:t>
      </w:r>
      <w:r w:rsidR="69A9D0D9" w:rsidRPr="00C74753">
        <w:rPr>
          <w:rFonts w:asciiTheme="majorHAnsi" w:hAnsiTheme="majorHAnsi" w:cstheme="majorHAnsi"/>
          <w:sz w:val="22"/>
          <w:szCs w:val="22"/>
        </w:rPr>
        <w:t>Here</w:t>
      </w:r>
      <w:r w:rsidR="414E9718" w:rsidRPr="00C74753">
        <w:rPr>
          <w:rFonts w:asciiTheme="majorHAnsi" w:hAnsiTheme="majorHAnsi" w:cstheme="majorHAnsi"/>
          <w:sz w:val="22"/>
          <w:szCs w:val="22"/>
        </w:rPr>
        <w:t>,</w:t>
      </w:r>
      <w:r w:rsidR="7765F937" w:rsidRPr="00C74753">
        <w:rPr>
          <w:rFonts w:asciiTheme="majorHAnsi" w:hAnsiTheme="majorHAnsi" w:cstheme="majorHAnsi"/>
          <w:sz w:val="22"/>
          <w:szCs w:val="22"/>
        </w:rPr>
        <w:t xml:space="preserve"> </w:t>
      </w:r>
      <w:r w:rsidR="00A2045B" w:rsidRPr="00C74753">
        <w:rPr>
          <w:rFonts w:asciiTheme="majorHAnsi" w:hAnsiTheme="majorHAnsi" w:cstheme="majorHAnsi"/>
          <w:sz w:val="22"/>
          <w:szCs w:val="22"/>
        </w:rPr>
        <w:t xml:space="preserve">the user can input data, either as </w:t>
      </w:r>
      <w:r w:rsidR="69CC195B" w:rsidRPr="00C74753">
        <w:rPr>
          <w:rFonts w:asciiTheme="majorHAnsi" w:hAnsiTheme="majorHAnsi" w:cstheme="majorHAnsi"/>
          <w:sz w:val="22"/>
          <w:szCs w:val="22"/>
        </w:rPr>
        <w:t>phyloseq objects (in a</w:t>
      </w:r>
      <w:r w:rsidR="00FA0487">
        <w:rPr>
          <w:rFonts w:asciiTheme="majorHAnsi" w:hAnsiTheme="majorHAnsi" w:cstheme="majorHAnsi"/>
          <w:sz w:val="22"/>
          <w:szCs w:val="22"/>
        </w:rPr>
        <w:t xml:space="preserve"> </w:t>
      </w:r>
      <w:r w:rsidR="69CC195B" w:rsidRPr="00C74753">
        <w:rPr>
          <w:rFonts w:asciiTheme="majorHAnsi" w:hAnsiTheme="majorHAnsi" w:cstheme="majorHAnsi"/>
          <w:sz w:val="22"/>
          <w:szCs w:val="22"/>
        </w:rPr>
        <w:t>.</w:t>
      </w:r>
      <w:proofErr w:type="spellStart"/>
      <w:r w:rsidR="69CC195B" w:rsidRPr="00C74753">
        <w:rPr>
          <w:rFonts w:asciiTheme="majorHAnsi" w:hAnsiTheme="majorHAnsi" w:cstheme="majorHAnsi"/>
          <w:sz w:val="22"/>
          <w:szCs w:val="22"/>
        </w:rPr>
        <w:t>rds</w:t>
      </w:r>
      <w:proofErr w:type="spellEnd"/>
      <w:r w:rsidR="69CC195B" w:rsidRPr="00C74753">
        <w:rPr>
          <w:rFonts w:asciiTheme="majorHAnsi" w:hAnsiTheme="majorHAnsi" w:cstheme="majorHAnsi"/>
          <w:sz w:val="22"/>
          <w:szCs w:val="22"/>
        </w:rPr>
        <w:t xml:space="preserve"> file) or as </w:t>
      </w:r>
      <w:r w:rsidR="00ED458C" w:rsidRPr="00C74753">
        <w:rPr>
          <w:rFonts w:asciiTheme="majorHAnsi" w:hAnsiTheme="majorHAnsi" w:cstheme="majorHAnsi"/>
          <w:sz w:val="22"/>
          <w:szCs w:val="22"/>
        </w:rPr>
        <w:t xml:space="preserve">three </w:t>
      </w:r>
      <w:bookmarkStart w:id="7" w:name="_Int_JZ7MgtDY"/>
      <w:r w:rsidR="00ED458C" w:rsidRPr="00C74753">
        <w:rPr>
          <w:rFonts w:asciiTheme="majorHAnsi" w:hAnsiTheme="majorHAnsi" w:cstheme="majorHAnsi"/>
          <w:sz w:val="22"/>
          <w:szCs w:val="22"/>
        </w:rPr>
        <w:t>separate</w:t>
      </w:r>
      <w:bookmarkEnd w:id="7"/>
      <w:r w:rsidR="00ED458C" w:rsidRPr="00C74753">
        <w:rPr>
          <w:rFonts w:asciiTheme="majorHAnsi" w:hAnsiTheme="majorHAnsi" w:cstheme="majorHAnsi"/>
          <w:sz w:val="22"/>
          <w:szCs w:val="22"/>
        </w:rPr>
        <w:t xml:space="preserve"> .txt files that contain </w:t>
      </w:r>
      <w:r w:rsidR="00235B4D" w:rsidRPr="00C74753">
        <w:rPr>
          <w:rFonts w:asciiTheme="majorHAnsi" w:hAnsiTheme="majorHAnsi" w:cstheme="majorHAnsi"/>
          <w:sz w:val="22"/>
          <w:szCs w:val="22"/>
        </w:rPr>
        <w:t>the abundance table</w:t>
      </w:r>
      <w:r w:rsidR="00ED458C"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the taxonomy table</w:t>
      </w:r>
      <w:r w:rsidR="069352DF" w:rsidRPr="00C74753">
        <w:rPr>
          <w:rFonts w:asciiTheme="majorHAnsi" w:hAnsiTheme="majorHAnsi" w:cstheme="majorHAnsi"/>
          <w:sz w:val="22"/>
          <w:szCs w:val="22"/>
        </w:rPr>
        <w:t>,</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and </w:t>
      </w:r>
      <w:r w:rsidR="00235B4D" w:rsidRPr="00C74753">
        <w:rPr>
          <w:rFonts w:asciiTheme="majorHAnsi" w:hAnsiTheme="majorHAnsi" w:cstheme="majorHAnsi"/>
          <w:sz w:val="22"/>
          <w:szCs w:val="22"/>
        </w:rPr>
        <w:t xml:space="preserve">the </w:t>
      </w:r>
      <w:r w:rsidR="00ED458C" w:rsidRPr="00C74753">
        <w:rPr>
          <w:rFonts w:asciiTheme="majorHAnsi" w:hAnsiTheme="majorHAnsi" w:cstheme="majorHAnsi"/>
          <w:sz w:val="22"/>
          <w:szCs w:val="22"/>
        </w:rPr>
        <w:t xml:space="preserve">environmental </w:t>
      </w:r>
      <w:r w:rsidR="00235B4D" w:rsidRPr="00C74753">
        <w:rPr>
          <w:rFonts w:asciiTheme="majorHAnsi" w:hAnsiTheme="majorHAnsi" w:cstheme="majorHAnsi"/>
          <w:sz w:val="22"/>
          <w:szCs w:val="22"/>
        </w:rPr>
        <w:t>table</w:t>
      </w:r>
      <w:r w:rsidR="29E0FB1D" w:rsidRPr="00C74753">
        <w:rPr>
          <w:rFonts w:asciiTheme="majorHAnsi" w:hAnsiTheme="majorHAnsi" w:cstheme="majorHAnsi"/>
          <w:sz w:val="22"/>
          <w:szCs w:val="22"/>
        </w:rPr>
        <w:t xml:space="preserve"> (</w:t>
      </w:r>
      <w:r w:rsidR="00E12D5B" w:rsidRPr="00C74753">
        <w:rPr>
          <w:rFonts w:asciiTheme="majorHAnsi" w:hAnsiTheme="majorHAnsi" w:cstheme="majorHAnsi"/>
          <w:sz w:val="22"/>
          <w:szCs w:val="22"/>
        </w:rPr>
        <w:t xml:space="preserve">menu 4 in </w:t>
      </w:r>
      <w:r w:rsidR="0478EE7E"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480D0E96" w:rsidRPr="00C74753">
        <w:rPr>
          <w:rFonts w:asciiTheme="majorHAnsi" w:hAnsiTheme="majorHAnsi" w:cstheme="majorHAnsi"/>
          <w:sz w:val="22"/>
          <w:szCs w:val="22"/>
        </w:rPr>
        <w:t>)</w:t>
      </w:r>
      <w:r w:rsidR="00A2045B"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We recommend phyloseq objects to avoid struggling with getting the .txt files in the right format. </w:t>
      </w:r>
      <w:r w:rsidR="00EC1ED2" w:rsidRPr="00C74753">
        <w:rPr>
          <w:rFonts w:asciiTheme="majorHAnsi" w:hAnsiTheme="majorHAnsi" w:cstheme="majorHAnsi"/>
          <w:sz w:val="22"/>
          <w:szCs w:val="22"/>
        </w:rPr>
        <w:t>The data can be input as read counts</w:t>
      </w:r>
      <w:r w:rsidR="00696361">
        <w:rPr>
          <w:rFonts w:asciiTheme="majorHAnsi" w:hAnsiTheme="majorHAnsi" w:cstheme="majorHAnsi"/>
          <w:sz w:val="22"/>
          <w:szCs w:val="22"/>
        </w:rPr>
        <w:t xml:space="preserve"> or relative abundances</w:t>
      </w:r>
      <w:r w:rsidR="37E627D8" w:rsidRPr="00C74753">
        <w:rPr>
          <w:rFonts w:asciiTheme="majorHAnsi" w:hAnsiTheme="majorHAnsi" w:cstheme="majorHAnsi"/>
          <w:sz w:val="22"/>
          <w:szCs w:val="22"/>
        </w:rPr>
        <w:t xml:space="preserve"> </w:t>
      </w:r>
      <w:r w:rsidR="7514B4DB" w:rsidRPr="00C74753">
        <w:rPr>
          <w:rFonts w:asciiTheme="majorHAnsi" w:hAnsiTheme="majorHAnsi" w:cstheme="majorHAnsi"/>
          <w:sz w:val="22"/>
          <w:szCs w:val="22"/>
        </w:rPr>
        <w:t>(</w:t>
      </w:r>
      <w:r w:rsidR="37E627D8" w:rsidRPr="00C74753">
        <w:rPr>
          <w:rFonts w:asciiTheme="majorHAnsi" w:hAnsiTheme="majorHAnsi" w:cstheme="majorHAnsi"/>
          <w:sz w:val="22"/>
          <w:szCs w:val="22"/>
        </w:rPr>
        <w:t xml:space="preserve">menu </w:t>
      </w:r>
      <w:r w:rsidR="00E12D5B" w:rsidRPr="00C74753">
        <w:rPr>
          <w:rFonts w:asciiTheme="majorHAnsi" w:hAnsiTheme="majorHAnsi" w:cstheme="majorHAnsi"/>
          <w:sz w:val="22"/>
          <w:szCs w:val="22"/>
        </w:rPr>
        <w:t xml:space="preserve">5 in </w:t>
      </w:r>
      <w:r w:rsidR="6E9D7BEB"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 1</w:t>
      </w:r>
      <w:r w:rsidR="3203C396" w:rsidRPr="00C74753">
        <w:rPr>
          <w:rFonts w:asciiTheme="majorHAnsi" w:hAnsiTheme="majorHAnsi" w:cstheme="majorHAnsi"/>
          <w:sz w:val="22"/>
          <w:szCs w:val="22"/>
        </w:rPr>
        <w:t>)</w:t>
      </w:r>
      <w:r w:rsidR="00EC1ED2"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188C779" w14:textId="01A87339" w:rsidR="00084413" w:rsidRPr="00C74753" w:rsidRDefault="00A2045B" w:rsidP="2DF3310B">
      <w:pPr>
        <w:pStyle w:val="BodyText"/>
        <w:rPr>
          <w:rFonts w:asciiTheme="majorHAnsi" w:hAnsiTheme="majorHAnsi" w:cstheme="majorHAnsi"/>
          <w:sz w:val="22"/>
          <w:szCs w:val="22"/>
        </w:rPr>
      </w:pPr>
      <w:r w:rsidRPr="00C74753">
        <w:rPr>
          <w:rFonts w:asciiTheme="majorHAnsi" w:hAnsiTheme="majorHAnsi" w:cstheme="majorHAnsi"/>
          <w:sz w:val="22"/>
          <w:szCs w:val="22"/>
        </w:rPr>
        <w:lastRenderedPageBreak/>
        <w:t xml:space="preserve">The </w:t>
      </w:r>
      <w:r w:rsidR="00ED458C" w:rsidRPr="00C74753">
        <w:rPr>
          <w:rFonts w:asciiTheme="majorHAnsi" w:hAnsiTheme="majorHAnsi" w:cstheme="majorHAnsi"/>
          <w:sz w:val="22"/>
          <w:szCs w:val="22"/>
        </w:rPr>
        <w:t xml:space="preserve">.txt files need to be formatted </w:t>
      </w:r>
      <w:r w:rsidRPr="00C74753">
        <w:rPr>
          <w:rFonts w:asciiTheme="majorHAnsi" w:hAnsiTheme="majorHAnsi" w:cstheme="majorHAnsi"/>
          <w:sz w:val="22"/>
          <w:szCs w:val="22"/>
        </w:rPr>
        <w:t>in a standardized way</w:t>
      </w:r>
      <w:r w:rsidR="62E7131C" w:rsidRPr="00C74753">
        <w:rPr>
          <w:rFonts w:asciiTheme="majorHAnsi" w:hAnsiTheme="majorHAnsi" w:cstheme="majorHAnsi"/>
          <w:sz w:val="22"/>
          <w:szCs w:val="22"/>
        </w:rPr>
        <w:t>: T</w:t>
      </w:r>
      <w:r w:rsidR="00ED458C" w:rsidRPr="00C74753">
        <w:rPr>
          <w:rFonts w:asciiTheme="majorHAnsi" w:hAnsiTheme="majorHAnsi" w:cstheme="majorHAnsi"/>
          <w:sz w:val="22"/>
          <w:szCs w:val="22"/>
        </w:rPr>
        <w:t xml:space="preserve">hey </w:t>
      </w:r>
      <w:r w:rsidR="5BCE1CFE" w:rsidRPr="00C74753">
        <w:rPr>
          <w:rFonts w:asciiTheme="majorHAnsi" w:hAnsiTheme="majorHAnsi" w:cstheme="majorHAnsi"/>
          <w:sz w:val="22"/>
          <w:szCs w:val="22"/>
        </w:rPr>
        <w:t>should</w:t>
      </w:r>
      <w:r w:rsidR="00ED458C" w:rsidRPr="00C74753">
        <w:rPr>
          <w:rFonts w:asciiTheme="majorHAnsi" w:hAnsiTheme="majorHAnsi" w:cstheme="majorHAnsi"/>
          <w:sz w:val="22"/>
          <w:szCs w:val="22"/>
        </w:rPr>
        <w:t xml:space="preserve"> be </w:t>
      </w:r>
      <w:r w:rsidR="00ED458C" w:rsidRPr="008335C0">
        <w:rPr>
          <w:rFonts w:asciiTheme="majorHAnsi" w:hAnsiTheme="majorHAnsi" w:cstheme="majorHAnsi"/>
          <w:b/>
          <w:bCs/>
          <w:sz w:val="22"/>
          <w:szCs w:val="22"/>
        </w:rPr>
        <w:t>tab-sep</w:t>
      </w:r>
      <w:r w:rsidR="00EC1ED2" w:rsidRPr="008335C0">
        <w:rPr>
          <w:rFonts w:asciiTheme="majorHAnsi" w:hAnsiTheme="majorHAnsi" w:cstheme="majorHAnsi"/>
          <w:b/>
          <w:bCs/>
          <w:sz w:val="22"/>
          <w:szCs w:val="22"/>
        </w:rPr>
        <w:t>a</w:t>
      </w:r>
      <w:r w:rsidR="00ED458C" w:rsidRPr="008335C0">
        <w:rPr>
          <w:rFonts w:asciiTheme="majorHAnsi" w:hAnsiTheme="majorHAnsi" w:cstheme="majorHAnsi"/>
          <w:b/>
          <w:bCs/>
          <w:sz w:val="22"/>
          <w:szCs w:val="22"/>
        </w:rPr>
        <w:t>rated</w:t>
      </w:r>
      <w:r w:rsidR="0757CC0E"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w:t>
      </w:r>
      <w:r w:rsidR="00637A6B">
        <w:rPr>
          <w:rFonts w:asciiTheme="majorHAnsi" w:hAnsiTheme="majorHAnsi" w:cstheme="majorHAnsi"/>
          <w:sz w:val="22"/>
          <w:szCs w:val="22"/>
        </w:rPr>
        <w:t>abundance</w:t>
      </w:r>
      <w:r w:rsidR="00CC630F"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table</w:t>
      </w:r>
      <w:r w:rsidR="00ED458C" w:rsidRPr="00C74753">
        <w:rPr>
          <w:rFonts w:asciiTheme="majorHAnsi" w:hAnsiTheme="majorHAnsi" w:cstheme="majorHAnsi"/>
          <w:sz w:val="22"/>
          <w:szCs w:val="22"/>
        </w:rPr>
        <w:t xml:space="preserve"> should have </w:t>
      </w:r>
      <w:r w:rsidR="00ED458C" w:rsidRPr="008335C0">
        <w:rPr>
          <w:rFonts w:asciiTheme="majorHAnsi" w:hAnsiTheme="majorHAnsi" w:cstheme="majorHAnsi"/>
          <w:sz w:val="22"/>
          <w:szCs w:val="22"/>
        </w:rPr>
        <w:t>operational taxonomic units as rows and sample identifiers as columns</w:t>
      </w:r>
      <w:r w:rsidR="140C6BCC" w:rsidRPr="00C74753">
        <w:rPr>
          <w:rFonts w:asciiTheme="majorHAnsi" w:hAnsiTheme="majorHAnsi" w:cstheme="majorHAnsi"/>
          <w:sz w:val="22"/>
          <w:szCs w:val="22"/>
        </w:rPr>
        <w:t>,</w:t>
      </w:r>
      <w:r w:rsidR="4C494C82" w:rsidRPr="00C74753">
        <w:rPr>
          <w:rFonts w:asciiTheme="majorHAnsi" w:hAnsiTheme="majorHAnsi" w:cstheme="majorHAnsi"/>
          <w:sz w:val="22"/>
          <w:szCs w:val="22"/>
        </w:rPr>
        <w:t xml:space="preserve"> and the </w:t>
      </w:r>
      <w:r w:rsidR="00637A6B">
        <w:rPr>
          <w:rFonts w:asciiTheme="majorHAnsi" w:hAnsiTheme="majorHAnsi" w:cstheme="majorHAnsi"/>
          <w:sz w:val="22"/>
          <w:szCs w:val="22"/>
        </w:rPr>
        <w:t>environmental table</w:t>
      </w:r>
      <w:r w:rsidR="4C494C82" w:rsidRPr="00C74753">
        <w:rPr>
          <w:rFonts w:asciiTheme="majorHAnsi" w:hAnsiTheme="majorHAnsi" w:cstheme="majorHAnsi"/>
          <w:sz w:val="22"/>
          <w:szCs w:val="22"/>
        </w:rPr>
        <w:t xml:space="preserve"> should have samples as rows and variables as columns</w:t>
      </w:r>
      <w:r w:rsidR="00ED458C" w:rsidRPr="00C74753">
        <w:rPr>
          <w:rFonts w:asciiTheme="majorHAnsi" w:hAnsiTheme="majorHAnsi" w:cstheme="majorHAnsi"/>
          <w:sz w:val="22"/>
          <w:szCs w:val="22"/>
        </w:rPr>
        <w:t xml:space="preserve">. </w:t>
      </w:r>
      <w:r w:rsidR="00E104A1" w:rsidRPr="008335C0">
        <w:rPr>
          <w:rFonts w:asciiTheme="majorHAnsi" w:hAnsiTheme="majorHAnsi" w:cstheme="majorHAnsi"/>
          <w:b/>
          <w:bCs/>
          <w:sz w:val="22"/>
          <w:szCs w:val="22"/>
        </w:rPr>
        <w:t>T</w:t>
      </w:r>
      <w:r w:rsidR="37B80FDB" w:rsidRPr="008335C0">
        <w:rPr>
          <w:rFonts w:asciiTheme="majorHAnsi" w:hAnsiTheme="majorHAnsi" w:cstheme="majorHAnsi"/>
          <w:b/>
          <w:bCs/>
          <w:sz w:val="22"/>
          <w:szCs w:val="22"/>
        </w:rPr>
        <w:t>h</w:t>
      </w:r>
      <w:r w:rsidR="00ED458C" w:rsidRPr="008335C0">
        <w:rPr>
          <w:rFonts w:asciiTheme="majorHAnsi" w:hAnsiTheme="majorHAnsi" w:cstheme="majorHAnsi"/>
          <w:b/>
          <w:bCs/>
          <w:sz w:val="22"/>
          <w:szCs w:val="22"/>
        </w:rPr>
        <w:t>e row names</w:t>
      </w:r>
      <w:r w:rsidR="7EE900F5" w:rsidRPr="008335C0">
        <w:rPr>
          <w:rFonts w:asciiTheme="majorHAnsi" w:hAnsiTheme="majorHAnsi" w:cstheme="majorHAnsi"/>
          <w:b/>
          <w:bCs/>
          <w:sz w:val="22"/>
          <w:szCs w:val="22"/>
        </w:rPr>
        <w:t xml:space="preserve"> (containing</w:t>
      </w:r>
      <w:r w:rsidR="00235B4D" w:rsidRPr="008335C0">
        <w:rPr>
          <w:rFonts w:asciiTheme="majorHAnsi" w:hAnsiTheme="majorHAnsi" w:cstheme="majorHAnsi"/>
          <w:b/>
          <w:bCs/>
          <w:sz w:val="22"/>
          <w:szCs w:val="22"/>
        </w:rPr>
        <w:t xml:space="preserve"> OTU/ASV</w:t>
      </w:r>
      <w:r w:rsidR="06C0CF29" w:rsidRPr="008335C0">
        <w:rPr>
          <w:rFonts w:asciiTheme="majorHAnsi" w:hAnsiTheme="majorHAnsi" w:cstheme="majorHAnsi"/>
          <w:b/>
          <w:bCs/>
          <w:sz w:val="22"/>
          <w:szCs w:val="22"/>
        </w:rPr>
        <w:t xml:space="preserve"> IDs)</w:t>
      </w:r>
      <w:r w:rsidR="00ED458C" w:rsidRPr="008335C0">
        <w:rPr>
          <w:rFonts w:asciiTheme="majorHAnsi" w:hAnsiTheme="majorHAnsi" w:cstheme="majorHAnsi"/>
          <w:b/>
          <w:bCs/>
          <w:sz w:val="22"/>
          <w:szCs w:val="22"/>
        </w:rPr>
        <w:t xml:space="preserve"> should match </w:t>
      </w:r>
      <w:r w:rsidR="00235B4D" w:rsidRPr="008335C0">
        <w:rPr>
          <w:rFonts w:asciiTheme="majorHAnsi" w:hAnsiTheme="majorHAnsi" w:cstheme="majorHAnsi"/>
          <w:b/>
          <w:bCs/>
          <w:sz w:val="22"/>
          <w:szCs w:val="22"/>
        </w:rPr>
        <w:t>between the abundance table and the taxonomy table and be in the same order.</w:t>
      </w:r>
      <w:r w:rsidR="00E104A1" w:rsidRPr="008335C0">
        <w:rPr>
          <w:rFonts w:asciiTheme="majorHAnsi" w:hAnsiTheme="majorHAnsi" w:cstheme="majorHAnsi"/>
          <w:b/>
          <w:bCs/>
          <w:sz w:val="22"/>
          <w:szCs w:val="22"/>
        </w:rPr>
        <w:t xml:space="preserve"> T</w:t>
      </w:r>
      <w:r w:rsidR="00ED458C" w:rsidRPr="008335C0">
        <w:rPr>
          <w:rFonts w:asciiTheme="majorHAnsi" w:hAnsiTheme="majorHAnsi" w:cstheme="majorHAnsi"/>
          <w:b/>
          <w:bCs/>
          <w:sz w:val="22"/>
          <w:szCs w:val="22"/>
        </w:rPr>
        <w:t>he column names</w:t>
      </w:r>
      <w:r w:rsidR="00235B4D" w:rsidRPr="008335C0">
        <w:rPr>
          <w:rFonts w:asciiTheme="majorHAnsi" w:hAnsiTheme="majorHAnsi" w:cstheme="majorHAnsi"/>
          <w:b/>
          <w:bCs/>
          <w:sz w:val="22"/>
          <w:szCs w:val="22"/>
        </w:rPr>
        <w:t xml:space="preserve"> of the abundance table</w:t>
      </w:r>
      <w:r w:rsidR="00E104A1" w:rsidRPr="008335C0">
        <w:rPr>
          <w:rFonts w:asciiTheme="majorHAnsi" w:hAnsiTheme="majorHAnsi" w:cstheme="majorHAnsi"/>
          <w:b/>
          <w:bCs/>
          <w:sz w:val="22"/>
          <w:szCs w:val="22"/>
        </w:rPr>
        <w:t xml:space="preserve"> (containing sample IDs)</w:t>
      </w:r>
      <w:r w:rsidR="00ED458C" w:rsidRPr="008335C0">
        <w:rPr>
          <w:rFonts w:asciiTheme="majorHAnsi" w:hAnsiTheme="majorHAnsi" w:cstheme="majorHAnsi"/>
          <w:b/>
          <w:bCs/>
          <w:sz w:val="22"/>
          <w:szCs w:val="22"/>
        </w:rPr>
        <w:t xml:space="preserve"> </w:t>
      </w:r>
      <w:r w:rsidR="00235B4D" w:rsidRPr="008335C0">
        <w:rPr>
          <w:rFonts w:asciiTheme="majorHAnsi" w:hAnsiTheme="majorHAnsi" w:cstheme="majorHAnsi"/>
          <w:b/>
          <w:bCs/>
          <w:sz w:val="22"/>
          <w:szCs w:val="22"/>
        </w:rPr>
        <w:t xml:space="preserve">should </w:t>
      </w:r>
      <w:r w:rsidR="00ED458C" w:rsidRPr="008335C0">
        <w:rPr>
          <w:rFonts w:asciiTheme="majorHAnsi" w:hAnsiTheme="majorHAnsi" w:cstheme="majorHAnsi"/>
          <w:b/>
          <w:bCs/>
          <w:sz w:val="22"/>
          <w:szCs w:val="22"/>
        </w:rPr>
        <w:t>match the row names in the environmental data</w:t>
      </w:r>
      <w:r w:rsidR="00235B4D" w:rsidRPr="008335C0">
        <w:rPr>
          <w:rFonts w:asciiTheme="majorHAnsi" w:hAnsiTheme="majorHAnsi" w:cstheme="majorHAnsi"/>
          <w:b/>
          <w:bCs/>
          <w:sz w:val="22"/>
          <w:szCs w:val="22"/>
        </w:rPr>
        <w:t xml:space="preserve"> and be in the same order</w:t>
      </w:r>
      <w:r w:rsidR="00ED458C" w:rsidRPr="008335C0">
        <w:rPr>
          <w:rFonts w:asciiTheme="majorHAnsi" w:hAnsiTheme="majorHAnsi" w:cstheme="majorHAnsi"/>
          <w:b/>
          <w:bCs/>
          <w:sz w:val="22"/>
          <w:szCs w:val="22"/>
        </w:rPr>
        <w:t>.</w:t>
      </w:r>
      <w:r w:rsidR="00ED458C"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The taxonomy file needs to contain more than one column. </w:t>
      </w:r>
      <w:r w:rsidR="343B8958" w:rsidRPr="00C74753">
        <w:rPr>
          <w:rFonts w:asciiTheme="majorHAnsi" w:hAnsiTheme="majorHAnsi" w:cstheme="majorHAnsi"/>
          <w:sz w:val="22"/>
          <w:szCs w:val="22"/>
        </w:rPr>
        <w:t>T</w:t>
      </w:r>
      <w:r w:rsidR="00ED458C" w:rsidRPr="00C74753">
        <w:rPr>
          <w:rFonts w:asciiTheme="majorHAnsi" w:hAnsiTheme="majorHAnsi" w:cstheme="majorHAnsi"/>
          <w:sz w:val="22"/>
          <w:szCs w:val="22"/>
        </w:rPr>
        <w:t xml:space="preserve">he column names of the taxonomic data </w:t>
      </w:r>
      <w:r w:rsidR="00235B4D" w:rsidRPr="00C74753">
        <w:rPr>
          <w:rFonts w:asciiTheme="majorHAnsi" w:hAnsiTheme="majorHAnsi" w:cstheme="majorHAnsi"/>
          <w:sz w:val="22"/>
          <w:szCs w:val="22"/>
        </w:rPr>
        <w:t xml:space="preserve">should </w:t>
      </w:r>
      <w:r w:rsidR="00ED458C" w:rsidRPr="00C74753">
        <w:rPr>
          <w:rFonts w:asciiTheme="majorHAnsi" w:hAnsiTheme="majorHAnsi" w:cstheme="majorHAnsi"/>
          <w:sz w:val="22"/>
          <w:szCs w:val="22"/>
        </w:rPr>
        <w:t xml:space="preserve">be taxonomic </w:t>
      </w:r>
      <w:r w:rsidR="00D40D2F">
        <w:rPr>
          <w:rFonts w:asciiTheme="majorHAnsi" w:hAnsiTheme="majorHAnsi" w:cstheme="majorHAnsi"/>
          <w:sz w:val="22"/>
          <w:szCs w:val="22"/>
        </w:rPr>
        <w:t>ranks</w:t>
      </w:r>
      <w:r w:rsidR="00235B4D"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(such as </w:t>
      </w:r>
      <w:r w:rsidR="00235B4D" w:rsidRPr="00C74753">
        <w:rPr>
          <w:rFonts w:asciiTheme="majorHAnsi" w:hAnsiTheme="majorHAnsi" w:cstheme="majorHAnsi"/>
          <w:sz w:val="22"/>
          <w:szCs w:val="22"/>
        </w:rPr>
        <w:t>phylum, class, order, family, genus and species</w:t>
      </w:r>
      <w:r w:rsidR="00EC1ED2" w:rsidRPr="00C74753">
        <w:rPr>
          <w:rFonts w:asciiTheme="majorHAnsi" w:hAnsiTheme="majorHAnsi" w:cstheme="majorHAnsi"/>
          <w:sz w:val="22"/>
          <w:szCs w:val="22"/>
        </w:rPr>
        <w:t>)</w:t>
      </w:r>
      <w:r w:rsidR="00235B4D"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r w:rsidR="6581758A" w:rsidRPr="00C74753">
        <w:rPr>
          <w:rFonts w:asciiTheme="majorHAnsi" w:hAnsiTheme="majorHAnsi" w:cstheme="majorHAnsi"/>
          <w:sz w:val="22"/>
          <w:szCs w:val="22"/>
        </w:rPr>
        <w:t>To write row name</w:t>
      </w:r>
      <w:r w:rsidR="00637A6B">
        <w:rPr>
          <w:rFonts w:asciiTheme="majorHAnsi" w:hAnsiTheme="majorHAnsi" w:cstheme="majorHAnsi"/>
          <w:sz w:val="22"/>
          <w:szCs w:val="22"/>
        </w:rPr>
        <w:t>s</w:t>
      </w:r>
      <w:r w:rsidR="6581758A" w:rsidRPr="00C74753">
        <w:rPr>
          <w:rFonts w:asciiTheme="majorHAnsi" w:hAnsiTheme="majorHAnsi" w:cstheme="majorHAnsi"/>
          <w:sz w:val="22"/>
          <w:szCs w:val="22"/>
        </w:rPr>
        <w:t xml:space="preserve"> and column names to a</w:t>
      </w:r>
      <w:r w:rsidR="00D40D2F">
        <w:rPr>
          <w:rFonts w:asciiTheme="majorHAnsi" w:hAnsiTheme="majorHAnsi" w:cstheme="majorHAnsi"/>
          <w:sz w:val="22"/>
          <w:szCs w:val="22"/>
        </w:rPr>
        <w:t xml:space="preserve"> tab delimited</w:t>
      </w:r>
      <w:r w:rsidR="6581758A" w:rsidRPr="00C74753">
        <w:rPr>
          <w:rFonts w:asciiTheme="majorHAnsi" w:hAnsiTheme="majorHAnsi" w:cstheme="majorHAnsi"/>
          <w:sz w:val="22"/>
          <w:szCs w:val="22"/>
        </w:rPr>
        <w:t xml:space="preserve"> .txt file, the following R code can be used: </w:t>
      </w:r>
    </w:p>
    <w:p w14:paraId="321CD81C" w14:textId="53D56928" w:rsidR="00084413" w:rsidRPr="00C74753" w:rsidRDefault="6581758A" w:rsidP="2DF3310B">
      <w:pPr>
        <w:pStyle w:val="BodyText"/>
        <w:rPr>
          <w:rFonts w:asciiTheme="majorHAnsi" w:hAnsiTheme="majorHAnsi" w:cstheme="majorHAnsi"/>
          <w:sz w:val="22"/>
          <w:szCs w:val="22"/>
        </w:rPr>
      </w:pPr>
      <w:proofErr w:type="spellStart"/>
      <w:proofErr w:type="gramStart"/>
      <w:r w:rsidRPr="00C74753">
        <w:rPr>
          <w:rFonts w:asciiTheme="majorHAnsi" w:hAnsiTheme="majorHAnsi" w:cstheme="majorHAnsi"/>
          <w:sz w:val="22"/>
          <w:szCs w:val="22"/>
        </w:rPr>
        <w:t>write.table</w:t>
      </w:r>
      <w:proofErr w:type="spellEnd"/>
      <w:proofErr w:type="gramEnd"/>
      <w:r w:rsidRPr="00C74753">
        <w:rPr>
          <w:rFonts w:asciiTheme="majorHAnsi" w:hAnsiTheme="majorHAnsi" w:cstheme="majorHAnsi"/>
          <w:sz w:val="22"/>
          <w:szCs w:val="22"/>
        </w:rPr>
        <w:t xml:space="preserve">(matrix, "file.txt", </w:t>
      </w:r>
      <w:proofErr w:type="spellStart"/>
      <w:r w:rsidRPr="00C74753">
        <w:rPr>
          <w:rFonts w:asciiTheme="majorHAnsi" w:hAnsiTheme="majorHAnsi" w:cstheme="majorHAnsi"/>
          <w:sz w:val="22"/>
          <w:szCs w:val="22"/>
        </w:rPr>
        <w:t>sep</w:t>
      </w:r>
      <w:proofErr w:type="spellEnd"/>
      <w:r w:rsidRPr="00C74753">
        <w:rPr>
          <w:rFonts w:asciiTheme="majorHAnsi" w:hAnsiTheme="majorHAnsi" w:cstheme="majorHAnsi"/>
          <w:sz w:val="22"/>
          <w:szCs w:val="22"/>
        </w:rPr>
        <w:t xml:space="preserve"> = "\t", </w:t>
      </w:r>
      <w:proofErr w:type="spellStart"/>
      <w:r w:rsidRPr="00C74753">
        <w:rPr>
          <w:rFonts w:asciiTheme="majorHAnsi" w:hAnsiTheme="majorHAnsi" w:cstheme="majorHAnsi"/>
          <w:sz w:val="22"/>
          <w:szCs w:val="22"/>
        </w:rPr>
        <w:t>col.names</w:t>
      </w:r>
      <w:proofErr w:type="spellEnd"/>
      <w:r w:rsidRPr="00C74753">
        <w:rPr>
          <w:rFonts w:asciiTheme="majorHAnsi" w:hAnsiTheme="majorHAnsi" w:cstheme="majorHAnsi"/>
          <w:sz w:val="22"/>
          <w:szCs w:val="22"/>
        </w:rPr>
        <w:t xml:space="preserve"> = T ,</w:t>
      </w:r>
      <w:proofErr w:type="spellStart"/>
      <w:r w:rsidRPr="00C74753">
        <w:rPr>
          <w:rFonts w:asciiTheme="majorHAnsi" w:hAnsiTheme="majorHAnsi" w:cstheme="majorHAnsi"/>
          <w:sz w:val="22"/>
          <w:szCs w:val="22"/>
        </w:rPr>
        <w:t>row.names</w:t>
      </w:r>
      <w:proofErr w:type="spellEnd"/>
      <w:r w:rsidRPr="00C74753">
        <w:rPr>
          <w:rFonts w:asciiTheme="majorHAnsi" w:hAnsiTheme="majorHAnsi" w:cstheme="majorHAnsi"/>
          <w:sz w:val="22"/>
          <w:szCs w:val="22"/>
        </w:rPr>
        <w:t>=T, quote = T).</w:t>
      </w:r>
    </w:p>
    <w:p w14:paraId="62424A73" w14:textId="6E2CE4DE" w:rsidR="00D40D2F" w:rsidRDefault="00ED458C" w:rsidP="00637A6B">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Phyloseq objects must </w:t>
      </w:r>
      <w:r w:rsidR="00696361">
        <w:rPr>
          <w:rFonts w:asciiTheme="majorHAnsi" w:hAnsiTheme="majorHAnsi" w:cstheme="majorHAnsi"/>
          <w:sz w:val="22"/>
          <w:szCs w:val="22"/>
        </w:rPr>
        <w:t xml:space="preserve">contain an OTU table, taxonomy table and sample table. </w:t>
      </w:r>
      <w:r w:rsidR="341810C6" w:rsidRPr="00C74753">
        <w:rPr>
          <w:rFonts w:asciiTheme="majorHAnsi" w:hAnsiTheme="majorHAnsi" w:cstheme="majorHAnsi"/>
          <w:sz w:val="22"/>
          <w:szCs w:val="22"/>
        </w:rPr>
        <w:t>SpeSpeNet</w:t>
      </w:r>
      <w:r w:rsidR="4C84D938" w:rsidRPr="00C74753">
        <w:rPr>
          <w:rFonts w:asciiTheme="majorHAnsi" w:hAnsiTheme="majorHAnsi" w:cstheme="majorHAnsi"/>
          <w:sz w:val="22"/>
          <w:szCs w:val="22"/>
        </w:rPr>
        <w:t xml:space="preserve"> can</w:t>
      </w:r>
      <w:r w:rsidR="4BEA623D" w:rsidRPr="00C74753">
        <w:rPr>
          <w:rFonts w:asciiTheme="majorHAnsi" w:hAnsiTheme="majorHAnsi" w:cstheme="majorHAnsi"/>
          <w:sz w:val="22"/>
          <w:szCs w:val="22"/>
        </w:rPr>
        <w:t xml:space="preserve"> also</w:t>
      </w:r>
      <w:r w:rsidR="4C84D938" w:rsidRPr="00C74753">
        <w:rPr>
          <w:rFonts w:asciiTheme="majorHAnsi" w:hAnsiTheme="majorHAnsi" w:cstheme="majorHAnsi"/>
          <w:sz w:val="22"/>
          <w:szCs w:val="22"/>
        </w:rPr>
        <w:t xml:space="preserve"> download studies from the </w:t>
      </w:r>
      <w:proofErr w:type="spellStart"/>
      <w:r w:rsidR="4C84D938" w:rsidRPr="00C74753">
        <w:rPr>
          <w:rFonts w:asciiTheme="majorHAnsi" w:hAnsiTheme="majorHAnsi" w:cstheme="majorHAnsi"/>
          <w:sz w:val="22"/>
          <w:szCs w:val="22"/>
        </w:rPr>
        <w:t>MGnify</w:t>
      </w:r>
      <w:proofErr w:type="spellEnd"/>
      <w:r w:rsidR="4C84D938" w:rsidRPr="00C74753">
        <w:rPr>
          <w:rFonts w:asciiTheme="majorHAnsi" w:hAnsiTheme="majorHAnsi" w:cstheme="majorHAnsi"/>
          <w:sz w:val="22"/>
          <w:szCs w:val="22"/>
        </w:rPr>
        <w:t xml:space="preserve"> database if provided with </w:t>
      </w:r>
      <w:r w:rsidR="00A2045B" w:rsidRPr="00C74753">
        <w:rPr>
          <w:rFonts w:asciiTheme="majorHAnsi" w:hAnsiTheme="majorHAnsi" w:cstheme="majorHAnsi"/>
          <w:sz w:val="22"/>
          <w:szCs w:val="22"/>
        </w:rPr>
        <w:t xml:space="preserve">a </w:t>
      </w:r>
      <w:proofErr w:type="spellStart"/>
      <w:r w:rsidR="00A2045B" w:rsidRPr="00C74753">
        <w:rPr>
          <w:rFonts w:asciiTheme="majorHAnsi" w:hAnsiTheme="majorHAnsi" w:cstheme="majorHAnsi"/>
          <w:sz w:val="22"/>
          <w:szCs w:val="22"/>
        </w:rPr>
        <w:t>MGnify</w:t>
      </w:r>
      <w:proofErr w:type="spellEnd"/>
      <w:r w:rsidR="00A2045B" w:rsidRPr="00C74753">
        <w:rPr>
          <w:rFonts w:asciiTheme="majorHAnsi" w:hAnsiTheme="majorHAnsi" w:cstheme="majorHAnsi"/>
          <w:sz w:val="22"/>
          <w:szCs w:val="22"/>
        </w:rPr>
        <w:t xml:space="preserve"> </w:t>
      </w:r>
      <w:r w:rsidR="00235B4D" w:rsidRPr="00C74753">
        <w:rPr>
          <w:rFonts w:asciiTheme="majorHAnsi" w:hAnsiTheme="majorHAnsi" w:cstheme="majorHAnsi"/>
          <w:sz w:val="22"/>
          <w:szCs w:val="22"/>
        </w:rPr>
        <w:t xml:space="preserve">study </w:t>
      </w:r>
      <w:r w:rsidR="00A2045B" w:rsidRPr="00C74753">
        <w:rPr>
          <w:rFonts w:asciiTheme="majorHAnsi" w:hAnsiTheme="majorHAnsi" w:cstheme="majorHAnsi"/>
          <w:sz w:val="22"/>
          <w:szCs w:val="22"/>
        </w:rPr>
        <w:t>accession number.</w:t>
      </w:r>
      <w:r w:rsidRPr="00C74753">
        <w:rPr>
          <w:rFonts w:asciiTheme="majorHAnsi" w:hAnsiTheme="majorHAnsi" w:cstheme="majorHAnsi"/>
          <w:sz w:val="22"/>
          <w:szCs w:val="22"/>
        </w:rPr>
        <w:t xml:space="preserve"> </w:t>
      </w:r>
      <w:r w:rsidR="006E78DA" w:rsidRPr="00C74753">
        <w:rPr>
          <w:rFonts w:asciiTheme="majorHAnsi" w:hAnsiTheme="majorHAnsi" w:cstheme="majorHAnsi"/>
          <w:sz w:val="22"/>
          <w:szCs w:val="22"/>
        </w:rPr>
        <w:t>The number of samples that will be downloaded</w:t>
      </w:r>
      <w:r w:rsidR="472514B6" w:rsidRPr="00C74753">
        <w:rPr>
          <w:rFonts w:asciiTheme="majorHAnsi" w:hAnsiTheme="majorHAnsi" w:cstheme="majorHAnsi"/>
          <w:sz w:val="22"/>
          <w:szCs w:val="22"/>
        </w:rPr>
        <w:t xml:space="preserve"> from </w:t>
      </w:r>
      <w:proofErr w:type="spellStart"/>
      <w:r w:rsidR="472514B6" w:rsidRPr="00C74753">
        <w:rPr>
          <w:rFonts w:asciiTheme="majorHAnsi" w:hAnsiTheme="majorHAnsi" w:cstheme="majorHAnsi"/>
          <w:sz w:val="22"/>
          <w:szCs w:val="22"/>
        </w:rPr>
        <w:t>MGnify</w:t>
      </w:r>
      <w:proofErr w:type="spellEnd"/>
      <w:r w:rsidR="006E78DA" w:rsidRPr="00C74753">
        <w:rPr>
          <w:rFonts w:asciiTheme="majorHAnsi" w:hAnsiTheme="majorHAnsi" w:cstheme="majorHAnsi"/>
          <w:sz w:val="22"/>
          <w:szCs w:val="22"/>
        </w:rPr>
        <w:t xml:space="preserve"> can be limited</w:t>
      </w:r>
      <w:r w:rsidR="00351328" w:rsidRPr="00C74753">
        <w:rPr>
          <w:rFonts w:asciiTheme="majorHAnsi" w:hAnsiTheme="majorHAnsi" w:cstheme="majorHAnsi"/>
          <w:sz w:val="22"/>
          <w:szCs w:val="22"/>
        </w:rPr>
        <w:t xml:space="preserve"> </w:t>
      </w:r>
      <w:r w:rsidR="6715E3BE" w:rsidRPr="00C74753">
        <w:rPr>
          <w:rFonts w:asciiTheme="majorHAnsi" w:hAnsiTheme="majorHAnsi" w:cstheme="majorHAnsi"/>
          <w:sz w:val="22"/>
          <w:szCs w:val="22"/>
        </w:rPr>
        <w:t>(</w:t>
      </w:r>
      <w:r w:rsidR="00351328" w:rsidRPr="00C74753">
        <w:rPr>
          <w:rFonts w:asciiTheme="majorHAnsi" w:hAnsiTheme="majorHAnsi" w:cstheme="majorHAnsi"/>
          <w:sz w:val="22"/>
          <w:szCs w:val="22"/>
        </w:rPr>
        <w:t xml:space="preserve">menu 7 in </w:t>
      </w:r>
      <w:r w:rsidR="31F6396D" w:rsidRPr="00C74753">
        <w:rPr>
          <w:rFonts w:asciiTheme="majorHAnsi" w:hAnsiTheme="majorHAnsi" w:cstheme="majorHAnsi"/>
          <w:b/>
          <w:bCs/>
          <w:sz w:val="22"/>
          <w:szCs w:val="22"/>
        </w:rPr>
        <w:t>F</w:t>
      </w:r>
      <w:r w:rsidR="00351328" w:rsidRPr="00C74753">
        <w:rPr>
          <w:rFonts w:asciiTheme="majorHAnsi" w:hAnsiTheme="majorHAnsi" w:cstheme="majorHAnsi"/>
          <w:b/>
          <w:bCs/>
          <w:sz w:val="22"/>
          <w:szCs w:val="22"/>
        </w:rPr>
        <w:t>igure 2</w:t>
      </w:r>
      <w:r w:rsidR="71E97F8C" w:rsidRPr="00C74753">
        <w:rPr>
          <w:rFonts w:asciiTheme="majorHAnsi" w:hAnsiTheme="majorHAnsi" w:cstheme="majorHAnsi"/>
          <w:sz w:val="22"/>
          <w:szCs w:val="22"/>
        </w:rPr>
        <w:t>)</w:t>
      </w:r>
      <w:r w:rsidR="59D4A5C0" w:rsidRPr="00C74753">
        <w:rPr>
          <w:rFonts w:asciiTheme="majorHAnsi" w:hAnsiTheme="majorHAnsi" w:cstheme="majorHAnsi"/>
          <w:sz w:val="22"/>
          <w:szCs w:val="22"/>
        </w:rPr>
        <w:t xml:space="preserve"> in case downloading the whole study takes too long.</w:t>
      </w:r>
      <w:r w:rsidRPr="00C74753">
        <w:rPr>
          <w:rFonts w:asciiTheme="majorHAnsi" w:hAnsiTheme="majorHAnsi" w:cstheme="majorHAnsi"/>
          <w:sz w:val="22"/>
          <w:szCs w:val="22"/>
        </w:rPr>
        <w:t xml:space="preserve"> </w:t>
      </w:r>
    </w:p>
    <w:p w14:paraId="74816310" w14:textId="0052F38F" w:rsidR="036D8D3D" w:rsidRDefault="00FA0487" w:rsidP="00637A6B">
      <w:pPr>
        <w:pStyle w:val="FirstParagraph"/>
        <w:rPr>
          <w:rFonts w:asciiTheme="majorHAnsi" w:hAnsiTheme="majorHAnsi" w:cstheme="majorHAnsi"/>
          <w:sz w:val="22"/>
          <w:szCs w:val="22"/>
        </w:rPr>
      </w:pPr>
      <w:r>
        <w:rPr>
          <w:rFonts w:asciiTheme="majorHAnsi" w:hAnsiTheme="majorHAnsi" w:cstheme="majorHAnsi"/>
          <w:sz w:val="22"/>
          <w:szCs w:val="22"/>
        </w:rPr>
        <w:t xml:space="preserve">The </w:t>
      </w:r>
      <w:r w:rsidR="4E7E3D4C" w:rsidRPr="00C74753">
        <w:rPr>
          <w:rFonts w:asciiTheme="majorHAnsi" w:hAnsiTheme="majorHAnsi" w:cstheme="majorHAnsi"/>
          <w:sz w:val="22"/>
          <w:szCs w:val="22"/>
        </w:rPr>
        <w:t>user can choose to aggregate t</w:t>
      </w:r>
      <w:r w:rsidR="00ED458C" w:rsidRPr="00C74753">
        <w:rPr>
          <w:rFonts w:asciiTheme="majorHAnsi" w:hAnsiTheme="majorHAnsi" w:cstheme="majorHAnsi"/>
          <w:sz w:val="22"/>
          <w:szCs w:val="22"/>
        </w:rPr>
        <w:t>he OTU</w:t>
      </w:r>
      <w:r w:rsidR="007D71C3" w:rsidRPr="00C74753">
        <w:rPr>
          <w:rFonts w:asciiTheme="majorHAnsi" w:hAnsiTheme="majorHAnsi" w:cstheme="majorHAnsi"/>
          <w:sz w:val="22"/>
          <w:szCs w:val="22"/>
        </w:rPr>
        <w:t>s</w:t>
      </w:r>
      <w:r w:rsidR="00ED458C" w:rsidRPr="00C74753">
        <w:rPr>
          <w:rFonts w:asciiTheme="majorHAnsi" w:hAnsiTheme="majorHAnsi" w:cstheme="majorHAnsi"/>
          <w:sz w:val="22"/>
          <w:szCs w:val="22"/>
        </w:rPr>
        <w:t>/ASVs at the genus level</w:t>
      </w:r>
      <w:r w:rsidR="00E12D5B" w:rsidRPr="00C74753">
        <w:rPr>
          <w:rFonts w:asciiTheme="majorHAnsi" w:hAnsiTheme="majorHAnsi" w:cstheme="majorHAnsi"/>
          <w:sz w:val="22"/>
          <w:szCs w:val="22"/>
        </w:rPr>
        <w:t xml:space="preserve"> (menu 6 in </w:t>
      </w:r>
      <w:r w:rsidR="30070B0F" w:rsidRPr="00C74753">
        <w:rPr>
          <w:rFonts w:asciiTheme="majorHAnsi" w:hAnsiTheme="majorHAnsi" w:cstheme="majorHAnsi"/>
          <w:b/>
          <w:bCs/>
          <w:sz w:val="22"/>
          <w:szCs w:val="22"/>
        </w:rPr>
        <w:t>F</w:t>
      </w:r>
      <w:r w:rsidR="00E12D5B" w:rsidRPr="00C74753">
        <w:rPr>
          <w:rFonts w:asciiTheme="majorHAnsi" w:hAnsiTheme="majorHAnsi" w:cstheme="majorHAnsi"/>
          <w:b/>
          <w:bCs/>
          <w:sz w:val="22"/>
          <w:szCs w:val="22"/>
        </w:rPr>
        <w:t>igures 1 and 2</w:t>
      </w:r>
      <w:r w:rsidR="00E12D5B" w:rsidRPr="00C74753">
        <w:rPr>
          <w:rFonts w:asciiTheme="majorHAnsi" w:hAnsiTheme="majorHAnsi" w:cstheme="majorHAnsi"/>
          <w:sz w:val="22"/>
          <w:szCs w:val="22"/>
        </w:rPr>
        <w:t>)</w:t>
      </w:r>
      <w:r w:rsidR="00D40D2F">
        <w:rPr>
          <w:rFonts w:asciiTheme="majorHAnsi" w:hAnsiTheme="majorHAnsi" w:cstheme="majorHAnsi"/>
          <w:sz w:val="22"/>
          <w:szCs w:val="22"/>
        </w:rPr>
        <w:t xml:space="preserve"> during upload</w:t>
      </w:r>
      <w:r w:rsidR="00ED458C" w:rsidRPr="00C74753">
        <w:rPr>
          <w:rFonts w:asciiTheme="majorHAnsi" w:hAnsiTheme="majorHAnsi" w:cstheme="majorHAnsi"/>
          <w:sz w:val="22"/>
          <w:szCs w:val="22"/>
        </w:rPr>
        <w:t>.</w:t>
      </w:r>
      <w:r w:rsidR="4C7ED7B1" w:rsidRPr="00C74753">
        <w:rPr>
          <w:rFonts w:asciiTheme="majorHAnsi" w:hAnsiTheme="majorHAnsi" w:cstheme="majorHAnsi"/>
          <w:sz w:val="22"/>
          <w:szCs w:val="22"/>
        </w:rPr>
        <w:t xml:space="preserve"> This is recommended for 16S datasets from habitats </w:t>
      </w:r>
      <w:r>
        <w:rPr>
          <w:rFonts w:asciiTheme="majorHAnsi" w:hAnsiTheme="majorHAnsi" w:cstheme="majorHAnsi"/>
          <w:sz w:val="22"/>
          <w:szCs w:val="22"/>
        </w:rPr>
        <w:t xml:space="preserve">with high diversity </w:t>
      </w:r>
      <w:r w:rsidR="4C7ED7B1" w:rsidRPr="00C74753">
        <w:rPr>
          <w:rFonts w:asciiTheme="majorHAnsi" w:hAnsiTheme="majorHAnsi" w:cstheme="majorHAnsi"/>
          <w:sz w:val="22"/>
          <w:szCs w:val="22"/>
        </w:rPr>
        <w:t>like soil</w:t>
      </w:r>
      <w:r w:rsidR="7351197E" w:rsidRPr="00C74753">
        <w:rPr>
          <w:rFonts w:asciiTheme="majorHAnsi" w:hAnsiTheme="majorHAnsi" w:cstheme="majorHAnsi"/>
          <w:sz w:val="22"/>
          <w:szCs w:val="22"/>
        </w:rPr>
        <w:t xml:space="preserve"> to constrain the number of nodes</w:t>
      </w:r>
      <w:r w:rsidR="4C7ED7B1" w:rsidRPr="00C74753">
        <w:rPr>
          <w:rFonts w:asciiTheme="majorHAnsi" w:hAnsiTheme="majorHAnsi" w:cstheme="majorHAnsi"/>
          <w:sz w:val="22"/>
          <w:szCs w:val="22"/>
        </w:rPr>
        <w:t xml:space="preserve">. </w:t>
      </w:r>
    </w:p>
    <w:p w14:paraId="7AAF52C5" w14:textId="3C6623F0" w:rsidR="0005152D" w:rsidRPr="0005152D" w:rsidRDefault="0005152D" w:rsidP="0005152D">
      <w:pPr>
        <w:pStyle w:val="BodyText"/>
        <w:rPr>
          <w:rFonts w:asciiTheme="majorHAnsi" w:hAnsiTheme="majorHAnsi" w:cstheme="majorHAnsi"/>
          <w:sz w:val="22"/>
          <w:szCs w:val="22"/>
        </w:rPr>
      </w:pPr>
      <w:r>
        <w:rPr>
          <w:rFonts w:asciiTheme="majorHAnsi" w:hAnsiTheme="majorHAnsi" w:cstheme="majorHAnsi"/>
          <w:sz w:val="22"/>
          <w:szCs w:val="22"/>
        </w:rPr>
        <w:t>Furthermore, we provide the user with three example datasets in case they wish to familiarize themselves with the tool and its use before loading in their own data.</w:t>
      </w:r>
    </w:p>
    <w:p w14:paraId="0E492467" w14:textId="14061688" w:rsidR="7E8D32D0" w:rsidRPr="00C74753" w:rsidRDefault="001B7A07" w:rsidP="036D8D3D">
      <w:pPr>
        <w:pStyle w:val="BodyText"/>
        <w:rPr>
          <w:rFonts w:asciiTheme="majorHAnsi" w:hAnsiTheme="majorHAnsi" w:cstheme="majorHAnsi"/>
          <w:sz w:val="22"/>
          <w:szCs w:val="22"/>
        </w:rPr>
      </w:pPr>
      <w:r>
        <w:rPr>
          <w:noProof/>
        </w:rPr>
        <w:drawing>
          <wp:inline distT="0" distB="0" distL="0" distR="0" wp14:anchorId="57613798" wp14:editId="48B74BAF">
            <wp:extent cx="5972810" cy="2599055"/>
            <wp:effectExtent l="0" t="0" r="8890" b="0"/>
            <wp:docPr id="1623751836"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3751836" name="Picture 1" descr="A black screen with white text&#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72810" cy="2599055"/>
                    </a:xfrm>
                    <a:prstGeom prst="rect">
                      <a:avLst/>
                    </a:prstGeom>
                    <a:noFill/>
                    <a:ln>
                      <a:noFill/>
                    </a:ln>
                  </pic:spPr>
                </pic:pic>
              </a:graphicData>
            </a:graphic>
          </wp:inline>
        </w:drawing>
      </w:r>
    </w:p>
    <w:p w14:paraId="0A8488EA" w14:textId="194E99D2" w:rsidR="036D8D3D" w:rsidRPr="00C74753" w:rsidRDefault="036D8D3D" w:rsidP="036D8D3D">
      <w:pPr>
        <w:pStyle w:val="BodyText"/>
        <w:rPr>
          <w:rFonts w:asciiTheme="majorHAnsi" w:hAnsiTheme="majorHAnsi" w:cstheme="majorHAnsi"/>
          <w:sz w:val="22"/>
          <w:szCs w:val="22"/>
        </w:rPr>
      </w:pPr>
    </w:p>
    <w:p w14:paraId="7605F6C7" w14:textId="7E6638B1" w:rsidR="00EB3254" w:rsidRPr="00C74753" w:rsidRDefault="00CD29B0" w:rsidP="00ED4C36">
      <w:pPr>
        <w:pStyle w:val="BodyText"/>
        <w:jc w:val="center"/>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629FBA43" wp14:editId="3C973CFB">
            <wp:extent cx="2950167" cy="1484630"/>
            <wp:effectExtent l="0" t="0" r="3175" b="1270"/>
            <wp:docPr id="8349839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72107" cy="1495671"/>
                    </a:xfrm>
                    <a:prstGeom prst="rect">
                      <a:avLst/>
                    </a:prstGeom>
                    <a:noFill/>
                    <a:ln>
                      <a:noFill/>
                    </a:ln>
                  </pic:spPr>
                </pic:pic>
              </a:graphicData>
            </a:graphic>
          </wp:inline>
        </w:drawing>
      </w:r>
      <w:r w:rsidR="00F817C9" w:rsidRPr="00C74753">
        <w:rPr>
          <w:rFonts w:asciiTheme="majorHAnsi" w:hAnsiTheme="majorHAnsi" w:cstheme="majorHAnsi"/>
          <w:sz w:val="22"/>
          <w:szCs w:val="22"/>
        </w:rPr>
        <w:tab/>
      </w:r>
      <w:r>
        <w:rPr>
          <w:rFonts w:asciiTheme="majorHAnsi" w:hAnsiTheme="majorHAnsi" w:cstheme="majorHAnsi"/>
          <w:noProof/>
          <w:sz w:val="22"/>
          <w:szCs w:val="22"/>
        </w:rPr>
        <w:drawing>
          <wp:inline distT="0" distB="0" distL="0" distR="0" wp14:anchorId="621FDA14" wp14:editId="5CFED1BF">
            <wp:extent cx="2701290" cy="959669"/>
            <wp:effectExtent l="0" t="0" r="3810" b="0"/>
            <wp:docPr id="89699871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29669" cy="969751"/>
                    </a:xfrm>
                    <a:prstGeom prst="rect">
                      <a:avLst/>
                    </a:prstGeom>
                    <a:noFill/>
                    <a:ln>
                      <a:noFill/>
                    </a:ln>
                  </pic:spPr>
                </pic:pic>
              </a:graphicData>
            </a:graphic>
          </wp:inline>
        </w:drawing>
      </w:r>
    </w:p>
    <w:p w14:paraId="049748D1" w14:textId="592652E0" w:rsidR="3B96889F" w:rsidRPr="00D23F66" w:rsidRDefault="3B96889F" w:rsidP="371B6849">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1</w:t>
      </w:r>
      <w:r w:rsidRPr="00D23F66">
        <w:rPr>
          <w:rFonts w:asciiTheme="majorHAnsi" w:hAnsiTheme="majorHAnsi" w:cstheme="majorHAnsi"/>
          <w:sz w:val="20"/>
          <w:szCs w:val="20"/>
        </w:rPr>
        <w:t xml:space="preserve">. </w:t>
      </w:r>
      <w:r w:rsidR="341810C6" w:rsidRPr="00D23F66">
        <w:rPr>
          <w:rFonts w:asciiTheme="majorHAnsi" w:hAnsiTheme="majorHAnsi" w:cstheme="majorHAnsi"/>
          <w:sz w:val="20"/>
          <w:szCs w:val="20"/>
        </w:rPr>
        <w:t>SpeSpeNet</w:t>
      </w:r>
      <w:r w:rsidRPr="00D23F66">
        <w:rPr>
          <w:rFonts w:asciiTheme="majorHAnsi" w:hAnsiTheme="majorHAnsi" w:cstheme="majorHAnsi"/>
          <w:sz w:val="20"/>
          <w:szCs w:val="20"/>
        </w:rPr>
        <w:t xml:space="preserve"> input options </w:t>
      </w:r>
      <w:del w:id="8" w:author="Manousou, E. (Eleni)" w:date="2025-01-10T11:27:00Z" w16du:dateUtc="2025-01-10T10:27:00Z">
        <w:r w:rsidRPr="00D23F66" w:rsidDel="00CD29B0">
          <w:rPr>
            <w:rFonts w:asciiTheme="majorHAnsi" w:hAnsiTheme="majorHAnsi" w:cstheme="majorHAnsi"/>
            <w:sz w:val="20"/>
            <w:szCs w:val="20"/>
          </w:rPr>
          <w:delText>for .txt files</w:delText>
        </w:r>
      </w:del>
    </w:p>
    <w:p w14:paraId="48D0EC51" w14:textId="16A6F7DF" w:rsidR="371B6849" w:rsidRPr="00C74753" w:rsidRDefault="371B6849" w:rsidP="371B6849">
      <w:pPr>
        <w:pStyle w:val="BodyText"/>
        <w:jc w:val="center"/>
        <w:rPr>
          <w:rFonts w:asciiTheme="majorHAnsi" w:hAnsiTheme="majorHAnsi" w:cstheme="majorHAnsi"/>
          <w:sz w:val="22"/>
          <w:szCs w:val="22"/>
        </w:rPr>
      </w:pPr>
    </w:p>
    <w:p w14:paraId="77C1B43E" w14:textId="59A5C4BE" w:rsidR="00EB3254" w:rsidRPr="00C74753" w:rsidRDefault="00CD29B0" w:rsidP="00EB3254">
      <w:pPr>
        <w:pStyle w:val="BodyText"/>
        <w:jc w:val="center"/>
        <w:rPr>
          <w:rFonts w:asciiTheme="majorHAnsi" w:hAnsiTheme="majorHAnsi" w:cstheme="majorHAnsi"/>
          <w:sz w:val="22"/>
          <w:szCs w:val="22"/>
        </w:rPr>
      </w:pPr>
      <w:r>
        <w:rPr>
          <w:rFonts w:asciiTheme="majorHAnsi" w:hAnsiTheme="majorHAnsi" w:cstheme="majorHAnsi"/>
          <w:noProof/>
          <w:sz w:val="22"/>
          <w:szCs w:val="22"/>
        </w:rPr>
        <w:drawing>
          <wp:inline distT="0" distB="0" distL="0" distR="0" wp14:anchorId="11EDBC6A" wp14:editId="5A7A6F81">
            <wp:extent cx="2676979" cy="2755714"/>
            <wp:effectExtent l="0" t="0" r="9525" b="6985"/>
            <wp:docPr id="19772547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84479" cy="2763435"/>
                    </a:xfrm>
                    <a:prstGeom prst="rect">
                      <a:avLst/>
                    </a:prstGeom>
                    <a:noFill/>
                    <a:ln>
                      <a:noFill/>
                    </a:ln>
                  </pic:spPr>
                </pic:pic>
              </a:graphicData>
            </a:graphic>
          </wp:inline>
        </w:drawing>
      </w:r>
      <w:r w:rsidR="00F817C9" w:rsidRPr="00C74753">
        <w:rPr>
          <w:rFonts w:asciiTheme="majorHAnsi" w:hAnsiTheme="majorHAnsi" w:cstheme="majorHAnsi"/>
          <w:sz w:val="22"/>
          <w:szCs w:val="22"/>
        </w:rPr>
        <w:tab/>
      </w:r>
      <w:r w:rsidR="60F5E60A" w:rsidRPr="00C74753">
        <w:rPr>
          <w:rFonts w:asciiTheme="majorHAnsi" w:hAnsiTheme="majorHAnsi" w:cstheme="majorHAnsi"/>
          <w:noProof/>
          <w:sz w:val="22"/>
          <w:szCs w:val="22"/>
        </w:rPr>
        <w:drawing>
          <wp:inline distT="0" distB="0" distL="0" distR="0" wp14:anchorId="278E754C" wp14:editId="2BD4D478">
            <wp:extent cx="2597456" cy="3143250"/>
            <wp:effectExtent l="0" t="0" r="0" b="0"/>
            <wp:docPr id="1551504101" name="Picture 1551504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598480" cy="3144489"/>
                    </a:xfrm>
                    <a:prstGeom prst="rect">
                      <a:avLst/>
                    </a:prstGeom>
                  </pic:spPr>
                </pic:pic>
              </a:graphicData>
            </a:graphic>
          </wp:inline>
        </w:drawing>
      </w:r>
    </w:p>
    <w:p w14:paraId="2269DD51" w14:textId="5207789F" w:rsidR="00510BA6" w:rsidRPr="008335C0" w:rsidRDefault="00EB3254" w:rsidP="008335C0">
      <w:pPr>
        <w:pStyle w:val="BodyText"/>
        <w:jc w:val="center"/>
        <w:rPr>
          <w:rFonts w:asciiTheme="majorHAnsi" w:hAnsiTheme="majorHAnsi" w:cstheme="majorHAnsi"/>
          <w:sz w:val="20"/>
          <w:szCs w:val="20"/>
        </w:rPr>
      </w:pPr>
      <w:r w:rsidRPr="00FA0487">
        <w:rPr>
          <w:rFonts w:asciiTheme="majorHAnsi" w:hAnsiTheme="majorHAnsi" w:cstheme="majorHAnsi"/>
          <w:b/>
          <w:bCs/>
          <w:sz w:val="20"/>
          <w:szCs w:val="20"/>
        </w:rPr>
        <w:t>Figure 2</w:t>
      </w:r>
      <w:r w:rsidRPr="00FA0487">
        <w:rPr>
          <w:rFonts w:asciiTheme="majorHAnsi" w:hAnsiTheme="majorHAnsi" w:cstheme="majorHAnsi"/>
          <w:sz w:val="20"/>
          <w:szCs w:val="20"/>
        </w:rPr>
        <w:t xml:space="preserve">. Input options for phyloseq objects and </w:t>
      </w:r>
      <w:proofErr w:type="spellStart"/>
      <w:r w:rsidRPr="00FA0487">
        <w:rPr>
          <w:rFonts w:asciiTheme="majorHAnsi" w:hAnsiTheme="majorHAnsi" w:cstheme="majorHAnsi"/>
          <w:sz w:val="20"/>
          <w:szCs w:val="20"/>
        </w:rPr>
        <w:t>MGnify</w:t>
      </w:r>
      <w:proofErr w:type="spellEnd"/>
      <w:r w:rsidRPr="00FA0487">
        <w:rPr>
          <w:rFonts w:asciiTheme="majorHAnsi" w:hAnsiTheme="majorHAnsi" w:cstheme="majorHAnsi"/>
          <w:sz w:val="20"/>
          <w:szCs w:val="20"/>
        </w:rPr>
        <w:t xml:space="preserve"> study accession numbers</w:t>
      </w:r>
      <w:r w:rsidR="00ED4C36" w:rsidRPr="00FA0487">
        <w:rPr>
          <w:rFonts w:asciiTheme="majorHAnsi" w:hAnsiTheme="majorHAnsi" w:cstheme="majorHAnsi"/>
          <w:sz w:val="20"/>
          <w:szCs w:val="20"/>
        </w:rPr>
        <w:t>.</w:t>
      </w:r>
    </w:p>
    <w:p w14:paraId="4459D32F" w14:textId="26A9E394" w:rsidR="00510BA6" w:rsidRPr="00FA0487" w:rsidRDefault="00510BA6" w:rsidP="00510BA6">
      <w:pPr>
        <w:pStyle w:val="Heading2"/>
        <w:rPr>
          <w:rFonts w:cstheme="majorHAnsi"/>
          <w:sz w:val="30"/>
          <w:szCs w:val="30"/>
        </w:rPr>
      </w:pPr>
      <w:bookmarkStart w:id="9" w:name="_Toc172099588"/>
      <w:r>
        <w:rPr>
          <w:rFonts w:cstheme="majorHAnsi"/>
          <w:sz w:val="30"/>
          <w:szCs w:val="30"/>
        </w:rPr>
        <w:t>3</w:t>
      </w:r>
      <w:r w:rsidRPr="00FA0487">
        <w:rPr>
          <w:rFonts w:cstheme="majorHAnsi"/>
          <w:sz w:val="30"/>
          <w:szCs w:val="30"/>
        </w:rPr>
        <w:t xml:space="preserve">. </w:t>
      </w:r>
      <w:r>
        <w:rPr>
          <w:rFonts w:cstheme="majorHAnsi"/>
          <w:sz w:val="30"/>
          <w:szCs w:val="30"/>
        </w:rPr>
        <w:t>Network generation</w:t>
      </w:r>
      <w:bookmarkEnd w:id="9"/>
    </w:p>
    <w:p w14:paraId="6DEA4EE7" w14:textId="740EE6FD" w:rsidR="00396F6D" w:rsidRPr="00C74753" w:rsidRDefault="2CAF361B" w:rsidP="00396F6D">
      <w:pPr>
        <w:pStyle w:val="BodyText"/>
        <w:rPr>
          <w:rFonts w:asciiTheme="majorHAnsi" w:hAnsiTheme="majorHAnsi" w:cstheme="majorHAnsi"/>
          <w:sz w:val="22"/>
          <w:szCs w:val="22"/>
        </w:rPr>
      </w:pPr>
      <w:r w:rsidRPr="00C74753">
        <w:rPr>
          <w:rFonts w:asciiTheme="majorHAnsi" w:hAnsiTheme="majorHAnsi" w:cstheme="majorHAnsi"/>
          <w:sz w:val="22"/>
          <w:szCs w:val="22"/>
        </w:rPr>
        <w:t>After the data upload is finished</w:t>
      </w:r>
      <w:r w:rsidR="6686A823"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381811C6" w:rsidRPr="00C74753">
        <w:rPr>
          <w:rFonts w:asciiTheme="majorHAnsi" w:hAnsiTheme="majorHAnsi" w:cstheme="majorHAnsi"/>
          <w:sz w:val="22"/>
          <w:szCs w:val="22"/>
        </w:rPr>
        <w:t xml:space="preserve"> constructs </w:t>
      </w:r>
      <w:r w:rsidR="087D8F4D" w:rsidRPr="00C74753">
        <w:rPr>
          <w:rFonts w:asciiTheme="majorHAnsi" w:hAnsiTheme="majorHAnsi" w:cstheme="majorHAnsi"/>
          <w:sz w:val="22"/>
          <w:szCs w:val="22"/>
        </w:rPr>
        <w:t>a co-</w:t>
      </w:r>
      <w:r w:rsidR="00571C7C">
        <w:rPr>
          <w:rFonts w:asciiTheme="majorHAnsi" w:hAnsiTheme="majorHAnsi" w:cstheme="majorHAnsi"/>
          <w:sz w:val="22"/>
          <w:szCs w:val="22"/>
        </w:rPr>
        <w:t>abundance</w:t>
      </w:r>
      <w:r w:rsidR="087D8F4D" w:rsidRPr="00C74753">
        <w:rPr>
          <w:rFonts w:asciiTheme="majorHAnsi" w:hAnsiTheme="majorHAnsi" w:cstheme="majorHAnsi"/>
          <w:sz w:val="22"/>
          <w:szCs w:val="22"/>
        </w:rPr>
        <w:t xml:space="preserve"> network </w:t>
      </w:r>
      <w:r w:rsidR="00571C7C">
        <w:rPr>
          <w:rFonts w:asciiTheme="majorHAnsi" w:hAnsiTheme="majorHAnsi" w:cstheme="majorHAnsi"/>
          <w:sz w:val="22"/>
          <w:szCs w:val="22"/>
        </w:rPr>
        <w:t>using</w:t>
      </w:r>
      <w:r w:rsidR="087D8F4D" w:rsidRPr="00C74753">
        <w:rPr>
          <w:rFonts w:asciiTheme="majorHAnsi" w:hAnsiTheme="majorHAnsi" w:cstheme="majorHAnsi"/>
          <w:sz w:val="22"/>
          <w:szCs w:val="22"/>
        </w:rPr>
        <w:t xml:space="preserve"> default settings</w:t>
      </w:r>
      <w:r w:rsidR="0AB3E838" w:rsidRPr="00C74753">
        <w:rPr>
          <w:rFonts w:asciiTheme="majorHAnsi" w:hAnsiTheme="majorHAnsi" w:cstheme="majorHAnsi"/>
          <w:sz w:val="22"/>
          <w:szCs w:val="22"/>
        </w:rPr>
        <w:t xml:space="preserve"> </w:t>
      </w:r>
      <w:r w:rsidR="087D8F4D" w:rsidRPr="00C74753">
        <w:rPr>
          <w:rFonts w:asciiTheme="majorHAnsi" w:hAnsiTheme="majorHAnsi" w:cstheme="majorHAnsi"/>
          <w:sz w:val="22"/>
          <w:szCs w:val="22"/>
        </w:rPr>
        <w:t>(</w:t>
      </w:r>
      <w:r w:rsidR="087D8F4D" w:rsidRPr="00C74753">
        <w:rPr>
          <w:rFonts w:asciiTheme="majorHAnsi" w:hAnsiTheme="majorHAnsi" w:cstheme="majorHAnsi"/>
          <w:b/>
          <w:bCs/>
          <w:sz w:val="22"/>
          <w:szCs w:val="22"/>
        </w:rPr>
        <w:t xml:space="preserve">Figure </w:t>
      </w:r>
      <w:r w:rsidR="4D7DD86D" w:rsidRPr="00C74753">
        <w:rPr>
          <w:rFonts w:asciiTheme="majorHAnsi" w:hAnsiTheme="majorHAnsi" w:cstheme="majorHAnsi"/>
          <w:b/>
          <w:bCs/>
          <w:sz w:val="22"/>
          <w:szCs w:val="22"/>
        </w:rPr>
        <w:t>3</w:t>
      </w:r>
      <w:r w:rsidR="087D8F4D" w:rsidRPr="00C74753">
        <w:rPr>
          <w:rFonts w:asciiTheme="majorHAnsi" w:hAnsiTheme="majorHAnsi" w:cstheme="majorHAnsi"/>
          <w:sz w:val="22"/>
          <w:szCs w:val="22"/>
        </w:rPr>
        <w:t xml:space="preserve">). </w:t>
      </w:r>
      <w:r w:rsidR="00571C7C">
        <w:rPr>
          <w:rFonts w:asciiTheme="majorHAnsi" w:hAnsiTheme="majorHAnsi" w:cstheme="majorHAnsi"/>
          <w:sz w:val="22"/>
          <w:szCs w:val="22"/>
        </w:rPr>
        <w:t>The</w:t>
      </w:r>
      <w:r w:rsidR="00696361">
        <w:rPr>
          <w:rFonts w:asciiTheme="majorHAnsi" w:hAnsiTheme="majorHAnsi" w:cstheme="majorHAnsi"/>
          <w:sz w:val="22"/>
          <w:szCs w:val="22"/>
        </w:rPr>
        <w:t xml:space="preserve"> default</w:t>
      </w:r>
      <w:r w:rsidR="00571C7C">
        <w:rPr>
          <w:rFonts w:asciiTheme="majorHAnsi" w:hAnsiTheme="majorHAnsi" w:cstheme="majorHAnsi"/>
          <w:sz w:val="22"/>
          <w:szCs w:val="22"/>
        </w:rPr>
        <w:t xml:space="preserve"> settings for data filtering, network construction or network aesthetics are easily </w:t>
      </w:r>
      <w:r w:rsidR="00696361">
        <w:rPr>
          <w:rFonts w:asciiTheme="majorHAnsi" w:hAnsiTheme="majorHAnsi" w:cstheme="majorHAnsi"/>
          <w:sz w:val="22"/>
          <w:szCs w:val="22"/>
        </w:rPr>
        <w:t>changed</w:t>
      </w:r>
      <w:r w:rsidR="00571C7C">
        <w:rPr>
          <w:rFonts w:asciiTheme="majorHAnsi" w:hAnsiTheme="majorHAnsi" w:cstheme="majorHAnsi"/>
          <w:sz w:val="22"/>
          <w:szCs w:val="22"/>
        </w:rPr>
        <w:t xml:space="preserve"> using buttons and sliders. Any change in the settings is instantly reflected in the network visualizations.</w:t>
      </w:r>
      <w:r w:rsidR="1D231E35" w:rsidRPr="00C74753">
        <w:rPr>
          <w:rFonts w:asciiTheme="majorHAnsi" w:hAnsiTheme="majorHAnsi" w:cstheme="majorHAnsi"/>
          <w:b/>
          <w:bCs/>
          <w:sz w:val="22"/>
          <w:szCs w:val="22"/>
        </w:rPr>
        <w:t xml:space="preserve"> </w:t>
      </w:r>
      <w:r w:rsidR="00571C7C">
        <w:rPr>
          <w:rFonts w:asciiTheme="majorHAnsi" w:hAnsiTheme="majorHAnsi" w:cstheme="majorHAnsi"/>
          <w:sz w:val="22"/>
          <w:szCs w:val="22"/>
        </w:rPr>
        <w:t>Options for filtering</w:t>
      </w:r>
      <w:r w:rsidR="1D231E35" w:rsidRPr="00C74753">
        <w:rPr>
          <w:rFonts w:asciiTheme="majorHAnsi" w:hAnsiTheme="majorHAnsi" w:cstheme="majorHAnsi"/>
          <w:sz w:val="22"/>
          <w:szCs w:val="22"/>
        </w:rPr>
        <w:t xml:space="preserve"> include </w:t>
      </w:r>
      <w:r w:rsidR="36149A2C" w:rsidRPr="00C74753">
        <w:rPr>
          <w:rFonts w:asciiTheme="majorHAnsi" w:hAnsiTheme="majorHAnsi" w:cstheme="majorHAnsi"/>
          <w:sz w:val="22"/>
          <w:szCs w:val="22"/>
        </w:rPr>
        <w:t>a threshold on the minimum number of samples a taxon should occur in</w:t>
      </w:r>
      <w:r w:rsidR="00FA0487">
        <w:rPr>
          <w:rFonts w:asciiTheme="majorHAnsi" w:hAnsiTheme="majorHAnsi" w:cstheme="majorHAnsi"/>
          <w:sz w:val="22"/>
          <w:szCs w:val="22"/>
        </w:rPr>
        <w:t xml:space="preserve"> (have non-zero read counts)</w:t>
      </w:r>
      <w:r w:rsidR="36149A2C" w:rsidRPr="00C74753">
        <w:rPr>
          <w:rFonts w:asciiTheme="majorHAnsi" w:hAnsiTheme="majorHAnsi" w:cstheme="majorHAnsi"/>
          <w:sz w:val="22"/>
          <w:szCs w:val="22"/>
        </w:rPr>
        <w:t xml:space="preserve"> to be included in the network</w:t>
      </w:r>
      <w:r w:rsidR="783CBF28" w:rsidRPr="00C74753">
        <w:rPr>
          <w:rFonts w:asciiTheme="majorHAnsi" w:hAnsiTheme="majorHAnsi" w:cstheme="majorHAnsi"/>
          <w:sz w:val="22"/>
          <w:szCs w:val="22"/>
        </w:rPr>
        <w:t xml:space="preserve"> (box </w:t>
      </w:r>
      <w:r w:rsidR="00E06C1D">
        <w:rPr>
          <w:rFonts w:asciiTheme="majorHAnsi" w:hAnsiTheme="majorHAnsi" w:cstheme="majorHAnsi"/>
          <w:sz w:val="22"/>
          <w:szCs w:val="22"/>
        </w:rPr>
        <w:t>4</w:t>
      </w:r>
      <w:r w:rsidR="783CBF28" w:rsidRPr="00C74753">
        <w:rPr>
          <w:rFonts w:asciiTheme="majorHAnsi" w:hAnsiTheme="majorHAnsi" w:cstheme="majorHAnsi"/>
          <w:sz w:val="22"/>
          <w:szCs w:val="22"/>
        </w:rPr>
        <w:t xml:space="preserve"> in </w:t>
      </w:r>
      <w:r w:rsidR="0139D90D"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4410A333"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36149A2C" w:rsidRPr="00C74753">
        <w:rPr>
          <w:rFonts w:asciiTheme="majorHAnsi" w:hAnsiTheme="majorHAnsi" w:cstheme="majorHAnsi"/>
          <w:sz w:val="22"/>
          <w:szCs w:val="22"/>
        </w:rPr>
        <w:t>,</w:t>
      </w:r>
      <w:r w:rsidR="1D231E35" w:rsidRPr="00C74753">
        <w:rPr>
          <w:rFonts w:asciiTheme="majorHAnsi" w:hAnsiTheme="majorHAnsi" w:cstheme="majorHAnsi"/>
          <w:sz w:val="22"/>
          <w:szCs w:val="22"/>
        </w:rPr>
        <w:t xml:space="preserve"> and</w:t>
      </w:r>
      <w:r w:rsidR="36149A2C" w:rsidRPr="00C74753">
        <w:rPr>
          <w:rFonts w:asciiTheme="majorHAnsi" w:hAnsiTheme="majorHAnsi" w:cstheme="majorHAnsi"/>
          <w:sz w:val="22"/>
          <w:szCs w:val="22"/>
        </w:rPr>
        <w:t xml:space="preserve"> a threshold on the minimum</w:t>
      </w:r>
      <w:r w:rsidR="1D231E35" w:rsidRPr="00C74753">
        <w:rPr>
          <w:rFonts w:asciiTheme="majorHAnsi" w:hAnsiTheme="majorHAnsi" w:cstheme="majorHAnsi"/>
          <w:sz w:val="22"/>
          <w:szCs w:val="22"/>
        </w:rPr>
        <w:t xml:space="preserve"> </w:t>
      </w:r>
      <w:r w:rsidR="36149A2C" w:rsidRPr="00C74753">
        <w:rPr>
          <w:rFonts w:asciiTheme="majorHAnsi" w:hAnsiTheme="majorHAnsi" w:cstheme="majorHAnsi"/>
          <w:sz w:val="22"/>
          <w:szCs w:val="22"/>
        </w:rPr>
        <w:t xml:space="preserve">relative </w:t>
      </w:r>
      <w:r w:rsidR="1D231E35" w:rsidRPr="00C74753">
        <w:rPr>
          <w:rFonts w:asciiTheme="majorHAnsi" w:hAnsiTheme="majorHAnsi" w:cstheme="majorHAnsi"/>
          <w:sz w:val="22"/>
          <w:szCs w:val="22"/>
        </w:rPr>
        <w:t>abundance</w:t>
      </w:r>
      <w:r w:rsidR="36149A2C" w:rsidRPr="00C74753">
        <w:rPr>
          <w:rFonts w:asciiTheme="majorHAnsi" w:hAnsiTheme="majorHAnsi" w:cstheme="majorHAnsi"/>
          <w:sz w:val="22"/>
          <w:szCs w:val="22"/>
        </w:rPr>
        <w:t xml:space="preserve"> a taxon should have in at least one of the samples</w:t>
      </w:r>
      <w:r w:rsidR="11D6C9A4" w:rsidRPr="00C74753">
        <w:rPr>
          <w:rFonts w:asciiTheme="majorHAnsi" w:hAnsiTheme="majorHAnsi" w:cstheme="majorHAnsi"/>
          <w:sz w:val="22"/>
          <w:szCs w:val="22"/>
        </w:rPr>
        <w:t xml:space="preserve"> </w:t>
      </w:r>
      <w:r w:rsidR="783CBF28" w:rsidRPr="00C74753">
        <w:rPr>
          <w:rFonts w:asciiTheme="majorHAnsi" w:hAnsiTheme="majorHAnsi" w:cstheme="majorHAnsi"/>
          <w:sz w:val="22"/>
          <w:szCs w:val="22"/>
        </w:rPr>
        <w:t>(box</w:t>
      </w:r>
      <w:r w:rsidR="26F9ECC3" w:rsidRPr="00C74753">
        <w:rPr>
          <w:rFonts w:asciiTheme="majorHAnsi" w:hAnsiTheme="majorHAnsi" w:cstheme="majorHAnsi"/>
          <w:sz w:val="22"/>
          <w:szCs w:val="22"/>
        </w:rPr>
        <w:t xml:space="preserve"> </w:t>
      </w:r>
      <w:r w:rsidR="00E06C1D">
        <w:rPr>
          <w:rFonts w:asciiTheme="majorHAnsi" w:hAnsiTheme="majorHAnsi" w:cstheme="majorHAnsi"/>
          <w:sz w:val="22"/>
          <w:szCs w:val="22"/>
        </w:rPr>
        <w:t>5</w:t>
      </w:r>
      <w:r w:rsidR="783CBF28" w:rsidRPr="00C74753">
        <w:rPr>
          <w:rFonts w:asciiTheme="majorHAnsi" w:hAnsiTheme="majorHAnsi" w:cstheme="majorHAnsi"/>
          <w:sz w:val="22"/>
          <w:szCs w:val="22"/>
        </w:rPr>
        <w:t xml:space="preserve"> in </w:t>
      </w:r>
      <w:r w:rsidR="0B2FC2D3" w:rsidRPr="00C74753">
        <w:rPr>
          <w:rFonts w:asciiTheme="majorHAnsi" w:hAnsiTheme="majorHAnsi" w:cstheme="majorHAnsi"/>
          <w:b/>
          <w:bCs/>
          <w:sz w:val="22"/>
          <w:szCs w:val="22"/>
        </w:rPr>
        <w:t>F</w:t>
      </w:r>
      <w:r w:rsidR="783CBF28" w:rsidRPr="00C74753">
        <w:rPr>
          <w:rFonts w:asciiTheme="majorHAnsi" w:hAnsiTheme="majorHAnsi" w:cstheme="majorHAnsi"/>
          <w:b/>
          <w:bCs/>
          <w:sz w:val="22"/>
          <w:szCs w:val="22"/>
        </w:rPr>
        <w:t xml:space="preserve">igure </w:t>
      </w:r>
      <w:r w:rsidR="67C4CF70" w:rsidRPr="00C74753">
        <w:rPr>
          <w:rFonts w:asciiTheme="majorHAnsi" w:hAnsiTheme="majorHAnsi" w:cstheme="majorHAnsi"/>
          <w:b/>
          <w:bCs/>
          <w:sz w:val="22"/>
          <w:szCs w:val="22"/>
        </w:rPr>
        <w:t>4</w:t>
      </w:r>
      <w:r w:rsidR="783CBF28" w:rsidRPr="00C74753">
        <w:rPr>
          <w:rFonts w:asciiTheme="majorHAnsi" w:hAnsiTheme="majorHAnsi" w:cstheme="majorHAnsi"/>
          <w:sz w:val="22"/>
          <w:szCs w:val="22"/>
        </w:rPr>
        <w:t>)</w:t>
      </w:r>
      <w:r w:rsidR="1D231E35"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6686A823" w:rsidRPr="00C74753">
        <w:rPr>
          <w:rFonts w:asciiTheme="majorHAnsi" w:hAnsiTheme="majorHAnsi" w:cstheme="majorHAnsi"/>
          <w:sz w:val="22"/>
          <w:szCs w:val="22"/>
        </w:rPr>
        <w:t>After filtering</w:t>
      </w:r>
      <w:r w:rsidR="761B7FDC" w:rsidRPr="00C74753">
        <w:rPr>
          <w:rFonts w:asciiTheme="majorHAnsi" w:hAnsiTheme="majorHAnsi" w:cstheme="majorHAnsi"/>
          <w:sz w:val="22"/>
          <w:szCs w:val="22"/>
        </w:rPr>
        <w:t>,</w:t>
      </w:r>
      <w:r w:rsidRPr="00C74753">
        <w:rPr>
          <w:rFonts w:asciiTheme="majorHAnsi" w:hAnsiTheme="majorHAnsi" w:cstheme="majorHAnsi"/>
          <w:sz w:val="22"/>
          <w:szCs w:val="22"/>
        </w:rPr>
        <w:t xml:space="preserve"> </w:t>
      </w:r>
      <w:r w:rsidR="00696361">
        <w:rPr>
          <w:rFonts w:asciiTheme="majorHAnsi" w:hAnsiTheme="majorHAnsi" w:cstheme="majorHAnsi"/>
          <w:sz w:val="22"/>
          <w:szCs w:val="22"/>
        </w:rPr>
        <w:t>zeros are substitute</w:t>
      </w:r>
      <w:r w:rsidR="00396F6D">
        <w:rPr>
          <w:rFonts w:asciiTheme="majorHAnsi" w:hAnsiTheme="majorHAnsi" w:cstheme="majorHAnsi"/>
          <w:sz w:val="22"/>
          <w:szCs w:val="22"/>
        </w:rPr>
        <w:t xml:space="preserve">d </w:t>
      </w:r>
      <w:r w:rsidR="00696361">
        <w:rPr>
          <w:rFonts w:asciiTheme="majorHAnsi" w:hAnsiTheme="majorHAnsi" w:cstheme="majorHAnsi"/>
          <w:sz w:val="22"/>
          <w:szCs w:val="22"/>
        </w:rPr>
        <w:t xml:space="preserve">with random pseudo-counts below the detection limit </w:t>
      </w:r>
      <w:r w:rsidR="00396F6D">
        <w:rPr>
          <w:rFonts w:asciiTheme="majorHAnsi" w:hAnsiTheme="majorHAnsi" w:cstheme="majorHAnsi"/>
          <w:sz w:val="22"/>
          <w:szCs w:val="22"/>
        </w:rPr>
        <w:t xml:space="preserve">by default </w:t>
      </w:r>
      <w:r w:rsidR="00696361">
        <w:rPr>
          <w:rFonts w:asciiTheme="majorHAnsi" w:hAnsiTheme="majorHAnsi" w:cstheme="majorHAnsi"/>
          <w:sz w:val="22"/>
          <w:szCs w:val="22"/>
        </w:rPr>
        <w:t xml:space="preserve">to avoid spurious correlations due to sparsity. </w:t>
      </w:r>
      <w:r w:rsidR="00396F6D">
        <w:rPr>
          <w:rFonts w:asciiTheme="majorHAnsi" w:hAnsiTheme="majorHAnsi" w:cstheme="majorHAnsi"/>
          <w:sz w:val="22"/>
          <w:szCs w:val="22"/>
        </w:rPr>
        <w:t>This option can be disabled, to allow the user to apply their own zero imputation method before uploading the data into SpeSpeNet. If the normalization method is CLR, the options are random</w:t>
      </w:r>
      <w:r w:rsidR="00BF04A7">
        <w:rPr>
          <w:rFonts w:asciiTheme="majorHAnsi" w:hAnsiTheme="majorHAnsi" w:cstheme="majorHAnsi"/>
          <w:sz w:val="22"/>
          <w:szCs w:val="22"/>
        </w:rPr>
        <w:t>-</w:t>
      </w:r>
      <w:r w:rsidR="00396F6D">
        <w:rPr>
          <w:rFonts w:asciiTheme="majorHAnsi" w:hAnsiTheme="majorHAnsi" w:cstheme="majorHAnsi"/>
          <w:sz w:val="22"/>
          <w:szCs w:val="22"/>
        </w:rPr>
        <w:t xml:space="preserve"> or constant pseudo-counts. If the normalization method is TSS, the options are random</w:t>
      </w:r>
      <w:r w:rsidR="00BF04A7">
        <w:rPr>
          <w:rFonts w:asciiTheme="majorHAnsi" w:hAnsiTheme="majorHAnsi" w:cstheme="majorHAnsi"/>
          <w:sz w:val="22"/>
          <w:szCs w:val="22"/>
        </w:rPr>
        <w:t>-</w:t>
      </w:r>
      <w:r w:rsidR="00396F6D">
        <w:rPr>
          <w:rFonts w:asciiTheme="majorHAnsi" w:hAnsiTheme="majorHAnsi" w:cstheme="majorHAnsi"/>
          <w:sz w:val="22"/>
          <w:szCs w:val="22"/>
        </w:rPr>
        <w:t xml:space="preserve"> or no pseudo-counts. </w:t>
      </w:r>
      <w:r w:rsidR="004F7D2C">
        <w:rPr>
          <w:rFonts w:asciiTheme="majorHAnsi" w:hAnsiTheme="majorHAnsi" w:cstheme="majorHAnsi"/>
          <w:sz w:val="22"/>
          <w:szCs w:val="22"/>
        </w:rPr>
        <w:t xml:space="preserve">Next, the data </w:t>
      </w:r>
      <w:r w:rsidR="00696361">
        <w:rPr>
          <w:rFonts w:asciiTheme="majorHAnsi" w:hAnsiTheme="majorHAnsi" w:cstheme="majorHAnsi"/>
          <w:sz w:val="22"/>
          <w:szCs w:val="22"/>
        </w:rPr>
        <w:t xml:space="preserve">is normalized </w:t>
      </w:r>
      <w:r w:rsidR="004F7D2C">
        <w:rPr>
          <w:rFonts w:asciiTheme="majorHAnsi" w:hAnsiTheme="majorHAnsi" w:cstheme="majorHAnsi"/>
          <w:sz w:val="22"/>
          <w:szCs w:val="22"/>
        </w:rPr>
        <w:t>using total sum scaling or</w:t>
      </w:r>
      <w:r w:rsidR="00696361">
        <w:rPr>
          <w:rFonts w:asciiTheme="majorHAnsi" w:hAnsiTheme="majorHAnsi" w:cstheme="majorHAnsi"/>
          <w:sz w:val="22"/>
          <w:szCs w:val="22"/>
        </w:rPr>
        <w:t xml:space="preserve"> center-log ratio transform</w:t>
      </w:r>
      <w:r w:rsidR="004F7D2C">
        <w:rPr>
          <w:rFonts w:asciiTheme="majorHAnsi" w:hAnsiTheme="majorHAnsi" w:cstheme="majorHAnsi"/>
          <w:sz w:val="22"/>
          <w:szCs w:val="22"/>
        </w:rPr>
        <w:t>ation</w:t>
      </w:r>
      <w:r w:rsidR="004D0D4F">
        <w:rPr>
          <w:rFonts w:asciiTheme="majorHAnsi" w:hAnsiTheme="majorHAnsi" w:cstheme="majorHAnsi"/>
          <w:sz w:val="22"/>
          <w:szCs w:val="22"/>
        </w:rPr>
        <w:t xml:space="preserve"> (box 2 in </w:t>
      </w:r>
      <w:r w:rsidR="004D0D4F">
        <w:rPr>
          <w:rFonts w:asciiTheme="majorHAnsi" w:hAnsiTheme="majorHAnsi" w:cstheme="majorHAnsi"/>
          <w:b/>
          <w:bCs/>
          <w:sz w:val="22"/>
          <w:szCs w:val="22"/>
        </w:rPr>
        <w:t>Figure 4</w:t>
      </w:r>
      <w:r w:rsidR="004D0D4F">
        <w:rPr>
          <w:rFonts w:asciiTheme="majorHAnsi" w:hAnsiTheme="majorHAnsi" w:cstheme="majorHAnsi"/>
          <w:sz w:val="22"/>
          <w:szCs w:val="22"/>
        </w:rPr>
        <w:t>)</w:t>
      </w:r>
      <w:r w:rsidR="00696361">
        <w:rPr>
          <w:rFonts w:asciiTheme="majorHAnsi" w:hAnsiTheme="majorHAnsi" w:cstheme="majorHAnsi"/>
          <w:sz w:val="22"/>
          <w:szCs w:val="22"/>
        </w:rPr>
        <w:t xml:space="preserve">. Center-log ratio transformed abundances will suffer less from bias due to compositionality. Next, </w:t>
      </w:r>
      <w:r w:rsidR="6686A823" w:rsidRPr="00C74753">
        <w:rPr>
          <w:rFonts w:asciiTheme="majorHAnsi" w:hAnsiTheme="majorHAnsi" w:cstheme="majorHAnsi"/>
          <w:sz w:val="22"/>
          <w:szCs w:val="22"/>
        </w:rPr>
        <w:t xml:space="preserve">the correlation matrix </w:t>
      </w:r>
      <w:r w:rsidR="00D40D2F">
        <w:rPr>
          <w:rFonts w:asciiTheme="majorHAnsi" w:hAnsiTheme="majorHAnsi" w:cstheme="majorHAnsi"/>
          <w:sz w:val="22"/>
          <w:szCs w:val="22"/>
        </w:rPr>
        <w:t>between</w:t>
      </w:r>
      <w:r w:rsidR="6686A823" w:rsidRPr="00C74753">
        <w:rPr>
          <w:rFonts w:asciiTheme="majorHAnsi" w:hAnsiTheme="majorHAnsi" w:cstheme="majorHAnsi"/>
          <w:sz w:val="22"/>
          <w:szCs w:val="22"/>
        </w:rPr>
        <w:t xml:space="preserve"> </w:t>
      </w:r>
      <w:r w:rsidR="186BFBB1" w:rsidRPr="00C74753">
        <w:rPr>
          <w:rFonts w:asciiTheme="majorHAnsi" w:hAnsiTheme="majorHAnsi" w:cstheme="majorHAnsi"/>
          <w:sz w:val="22"/>
          <w:szCs w:val="22"/>
        </w:rPr>
        <w:t xml:space="preserve">the </w:t>
      </w:r>
      <w:r w:rsidR="6686A823" w:rsidRPr="00C74753">
        <w:rPr>
          <w:rFonts w:asciiTheme="majorHAnsi" w:hAnsiTheme="majorHAnsi" w:cstheme="majorHAnsi"/>
          <w:sz w:val="22"/>
          <w:szCs w:val="22"/>
        </w:rPr>
        <w:t xml:space="preserve">relative abundances of </w:t>
      </w:r>
      <w:r w:rsidR="6686A823" w:rsidRPr="00C74753">
        <w:rPr>
          <w:rFonts w:asciiTheme="majorHAnsi" w:hAnsiTheme="majorHAnsi" w:cstheme="majorHAnsi"/>
          <w:sz w:val="22"/>
          <w:szCs w:val="22"/>
        </w:rPr>
        <w:lastRenderedPageBreak/>
        <w:t>the taxa is calculated and used for network construction.</w:t>
      </w:r>
      <w:r w:rsidR="761B7FDC" w:rsidRPr="00C74753">
        <w:rPr>
          <w:rFonts w:asciiTheme="majorHAnsi" w:hAnsiTheme="majorHAnsi" w:cstheme="majorHAnsi"/>
          <w:sz w:val="22"/>
          <w:szCs w:val="22"/>
        </w:rPr>
        <w:t xml:space="preserve"> The correlation method</w:t>
      </w:r>
      <w:r w:rsidR="3D20E6CB" w:rsidRPr="00C74753">
        <w:rPr>
          <w:rFonts w:asciiTheme="majorHAnsi" w:hAnsiTheme="majorHAnsi" w:cstheme="majorHAnsi"/>
          <w:sz w:val="22"/>
          <w:szCs w:val="22"/>
        </w:rPr>
        <w:t xml:space="preserve"> (</w:t>
      </w:r>
      <w:r w:rsidR="00696361">
        <w:rPr>
          <w:rFonts w:asciiTheme="majorHAnsi" w:hAnsiTheme="majorHAnsi" w:cstheme="majorHAnsi"/>
          <w:sz w:val="22"/>
          <w:szCs w:val="22"/>
        </w:rPr>
        <w:t xml:space="preserve">Spearman, </w:t>
      </w:r>
      <w:proofErr w:type="spellStart"/>
      <w:r w:rsidR="00696361">
        <w:rPr>
          <w:rFonts w:asciiTheme="majorHAnsi" w:hAnsiTheme="majorHAnsi" w:cstheme="majorHAnsi"/>
          <w:sz w:val="22"/>
          <w:szCs w:val="22"/>
        </w:rPr>
        <w:t>SparCC</w:t>
      </w:r>
      <w:proofErr w:type="spellEnd"/>
      <w:r w:rsidR="3D20E6CB" w:rsidRPr="00C74753">
        <w:rPr>
          <w:rFonts w:asciiTheme="majorHAnsi" w:hAnsiTheme="majorHAnsi" w:cstheme="majorHAnsi"/>
          <w:sz w:val="22"/>
          <w:szCs w:val="22"/>
        </w:rPr>
        <w:t xml:space="preserve">, </w:t>
      </w:r>
      <w:r w:rsidR="00696361">
        <w:rPr>
          <w:rFonts w:asciiTheme="majorHAnsi" w:hAnsiTheme="majorHAnsi" w:cstheme="majorHAnsi"/>
          <w:sz w:val="22"/>
          <w:szCs w:val="22"/>
        </w:rPr>
        <w:t>Pearson</w:t>
      </w:r>
      <w:r w:rsidR="3D20E6CB" w:rsidRPr="00C74753">
        <w:rPr>
          <w:rFonts w:asciiTheme="majorHAnsi" w:hAnsiTheme="majorHAnsi" w:cstheme="majorHAnsi"/>
          <w:sz w:val="22"/>
          <w:szCs w:val="22"/>
        </w:rPr>
        <w:t xml:space="preserve"> or Kendall) </w:t>
      </w:r>
      <w:r w:rsidR="00571C7C">
        <w:rPr>
          <w:rFonts w:asciiTheme="majorHAnsi" w:hAnsiTheme="majorHAnsi" w:cstheme="majorHAnsi"/>
          <w:sz w:val="22"/>
          <w:szCs w:val="22"/>
        </w:rPr>
        <w:t xml:space="preserve">and correlation cut-off </w:t>
      </w:r>
      <w:r w:rsidR="00D40D2F">
        <w:rPr>
          <w:rFonts w:asciiTheme="majorHAnsi" w:hAnsiTheme="majorHAnsi" w:cstheme="majorHAnsi"/>
          <w:sz w:val="22"/>
          <w:szCs w:val="22"/>
        </w:rPr>
        <w:t xml:space="preserve">that defines edges </w:t>
      </w:r>
      <w:r w:rsidR="00571C7C">
        <w:rPr>
          <w:rFonts w:asciiTheme="majorHAnsi" w:hAnsiTheme="majorHAnsi" w:cstheme="majorHAnsi"/>
          <w:sz w:val="22"/>
          <w:szCs w:val="22"/>
        </w:rPr>
        <w:t>can</w:t>
      </w:r>
      <w:r w:rsidR="3D20E6CB" w:rsidRPr="00C74753">
        <w:rPr>
          <w:rFonts w:asciiTheme="majorHAnsi" w:hAnsiTheme="majorHAnsi" w:cstheme="majorHAnsi"/>
          <w:sz w:val="22"/>
          <w:szCs w:val="22"/>
        </w:rPr>
        <w:t xml:space="preserve"> be chosen by the user</w:t>
      </w:r>
      <w:r w:rsidR="4DF765EA" w:rsidRPr="00C74753">
        <w:rPr>
          <w:rFonts w:asciiTheme="majorHAnsi" w:hAnsiTheme="majorHAnsi" w:cstheme="majorHAnsi"/>
          <w:sz w:val="22"/>
          <w:szCs w:val="22"/>
        </w:rPr>
        <w:t xml:space="preserve"> (</w:t>
      </w:r>
      <w:r w:rsidR="004D0D4F">
        <w:rPr>
          <w:rFonts w:asciiTheme="majorHAnsi" w:hAnsiTheme="majorHAnsi" w:cstheme="majorHAnsi"/>
          <w:sz w:val="22"/>
          <w:szCs w:val="22"/>
        </w:rPr>
        <w:t xml:space="preserve">menu 1 and </w:t>
      </w:r>
      <w:r w:rsidR="783CBF28" w:rsidRPr="00C74753">
        <w:rPr>
          <w:rFonts w:asciiTheme="majorHAnsi" w:hAnsiTheme="majorHAnsi" w:cstheme="majorHAnsi"/>
          <w:sz w:val="22"/>
          <w:szCs w:val="22"/>
        </w:rPr>
        <w:t xml:space="preserve">menu </w:t>
      </w:r>
      <w:r w:rsidR="00E06C1D">
        <w:rPr>
          <w:rFonts w:asciiTheme="majorHAnsi" w:hAnsiTheme="majorHAnsi" w:cstheme="majorHAnsi"/>
          <w:sz w:val="22"/>
          <w:szCs w:val="22"/>
        </w:rPr>
        <w:t>6</w:t>
      </w:r>
      <w:r w:rsidR="783CBF28" w:rsidRPr="00C74753">
        <w:rPr>
          <w:rFonts w:asciiTheme="majorHAnsi" w:hAnsiTheme="majorHAnsi" w:cstheme="majorHAnsi"/>
          <w:sz w:val="22"/>
          <w:szCs w:val="22"/>
        </w:rPr>
        <w:t xml:space="preserve"> in</w:t>
      </w:r>
      <w:r w:rsidR="375794D9" w:rsidRPr="00C74753">
        <w:rPr>
          <w:rFonts w:asciiTheme="majorHAnsi" w:hAnsiTheme="majorHAnsi" w:cstheme="majorHAnsi"/>
          <w:sz w:val="22"/>
          <w:szCs w:val="22"/>
        </w:rPr>
        <w:t xml:space="preserve"> </w:t>
      </w:r>
      <w:r w:rsidR="39529144" w:rsidRPr="00C74753">
        <w:rPr>
          <w:rFonts w:asciiTheme="majorHAnsi" w:hAnsiTheme="majorHAnsi" w:cstheme="majorHAnsi"/>
          <w:b/>
          <w:bCs/>
          <w:sz w:val="22"/>
          <w:szCs w:val="22"/>
        </w:rPr>
        <w:t>F</w:t>
      </w:r>
      <w:r w:rsidR="375794D9" w:rsidRPr="00C74753">
        <w:rPr>
          <w:rFonts w:asciiTheme="majorHAnsi" w:hAnsiTheme="majorHAnsi" w:cstheme="majorHAnsi"/>
          <w:b/>
          <w:bCs/>
          <w:sz w:val="22"/>
          <w:szCs w:val="22"/>
        </w:rPr>
        <w:t xml:space="preserve">igure </w:t>
      </w:r>
      <w:r w:rsidR="7BEFF6D7" w:rsidRPr="00C74753">
        <w:rPr>
          <w:rFonts w:asciiTheme="majorHAnsi" w:hAnsiTheme="majorHAnsi" w:cstheme="majorHAnsi"/>
          <w:b/>
          <w:bCs/>
          <w:sz w:val="22"/>
          <w:szCs w:val="22"/>
        </w:rPr>
        <w:t>4</w:t>
      </w:r>
      <w:r w:rsidR="359158E4" w:rsidRPr="00C74753">
        <w:rPr>
          <w:rFonts w:asciiTheme="majorHAnsi" w:hAnsiTheme="majorHAnsi" w:cstheme="majorHAnsi"/>
          <w:sz w:val="22"/>
          <w:szCs w:val="22"/>
        </w:rPr>
        <w:t>)</w:t>
      </w:r>
      <w:r w:rsidR="761B7FDC" w:rsidRPr="00C74753">
        <w:rPr>
          <w:rFonts w:asciiTheme="majorHAnsi" w:hAnsiTheme="majorHAnsi" w:cstheme="majorHAnsi"/>
          <w:sz w:val="22"/>
          <w:szCs w:val="22"/>
        </w:rPr>
        <w:t>.</w:t>
      </w:r>
      <w:r w:rsidR="00696361">
        <w:rPr>
          <w:rFonts w:asciiTheme="majorHAnsi" w:hAnsiTheme="majorHAnsi" w:cstheme="majorHAnsi"/>
          <w:sz w:val="22"/>
          <w:szCs w:val="22"/>
        </w:rPr>
        <w:t xml:space="preserve"> </w:t>
      </w:r>
      <w:r w:rsidR="00E13DAD" w:rsidRPr="00E13DAD">
        <w:rPr>
          <w:rFonts w:asciiTheme="majorHAnsi" w:hAnsiTheme="majorHAnsi" w:cstheme="majorHAnsi"/>
          <w:sz w:val="22"/>
          <w:szCs w:val="22"/>
        </w:rPr>
        <w:t xml:space="preserve">By default, SpeSpeNet uses only positive correlations to construct edges. We chose this approach because co-occurring microbes will have positive correlations with taxa in the same cluster but negative correlations with taxa in different clusters. Hence, including negative correlations in the network can obscure the clustering present in the network. SpeSpeNet does have the option to include negative correlations as edges, but we only recommend this for datasets with a homogeneous environment between samples such as human microbiomes. </w:t>
      </w:r>
      <w:r w:rsidR="003C6DCD" w:rsidRPr="003C6DCD">
        <w:rPr>
          <w:rFonts w:asciiTheme="majorHAnsi" w:hAnsiTheme="majorHAnsi" w:cstheme="majorHAnsi"/>
          <w:sz w:val="22"/>
          <w:szCs w:val="22"/>
        </w:rPr>
        <w:t xml:space="preserve">If this option is chosen, negative correlations are shown as orange and positive correlations are shown as blue. </w:t>
      </w:r>
      <w:r w:rsidR="00696361">
        <w:rPr>
          <w:rFonts w:asciiTheme="majorHAnsi" w:hAnsiTheme="majorHAnsi" w:cstheme="majorHAnsi"/>
          <w:sz w:val="22"/>
          <w:szCs w:val="22"/>
        </w:rPr>
        <w:t xml:space="preserve">Note that </w:t>
      </w:r>
      <w:proofErr w:type="spellStart"/>
      <w:r w:rsidR="00696361">
        <w:rPr>
          <w:rFonts w:asciiTheme="majorHAnsi" w:hAnsiTheme="majorHAnsi" w:cstheme="majorHAnsi"/>
          <w:sz w:val="22"/>
          <w:szCs w:val="22"/>
        </w:rPr>
        <w:t>SparCC</w:t>
      </w:r>
      <w:proofErr w:type="spellEnd"/>
      <w:r w:rsidR="00696361">
        <w:rPr>
          <w:rFonts w:asciiTheme="majorHAnsi" w:hAnsiTheme="majorHAnsi" w:cstheme="majorHAnsi"/>
          <w:sz w:val="22"/>
          <w:szCs w:val="22"/>
        </w:rPr>
        <w:t xml:space="preserve"> correlations can take longer to calculate. </w:t>
      </w:r>
      <w:proofErr w:type="spellStart"/>
      <w:r w:rsidR="00696361">
        <w:rPr>
          <w:rFonts w:asciiTheme="majorHAnsi" w:hAnsiTheme="majorHAnsi" w:cstheme="majorHAnsi"/>
          <w:sz w:val="22"/>
          <w:szCs w:val="22"/>
        </w:rPr>
        <w:t>SparCC</w:t>
      </w:r>
      <w:proofErr w:type="spellEnd"/>
      <w:r w:rsidR="00696361">
        <w:rPr>
          <w:rFonts w:asciiTheme="majorHAnsi" w:hAnsiTheme="majorHAnsi" w:cstheme="majorHAnsi"/>
          <w:sz w:val="22"/>
          <w:szCs w:val="22"/>
        </w:rPr>
        <w:t xml:space="preserve"> correlations are recommended from datasets with low diversity and homogeneous environmental conditions.</w:t>
      </w:r>
      <w:r w:rsidRPr="00C74753">
        <w:rPr>
          <w:rFonts w:asciiTheme="majorHAnsi" w:hAnsiTheme="majorHAnsi" w:cstheme="majorHAnsi"/>
          <w:sz w:val="22"/>
          <w:szCs w:val="22"/>
        </w:rPr>
        <w:t xml:space="preserve"> </w:t>
      </w:r>
      <w:bookmarkStart w:id="10" w:name="_Toc172099589"/>
      <w:bookmarkStart w:id="11" w:name="network-construction"/>
      <w:bookmarkEnd w:id="5"/>
    </w:p>
    <w:p w14:paraId="50E1EC07" w14:textId="77777777" w:rsidR="00396F6D" w:rsidRPr="00CF3F7D" w:rsidRDefault="00396F6D" w:rsidP="00396F6D">
      <w:pPr>
        <w:pStyle w:val="NormalWeb"/>
        <w:jc w:val="center"/>
      </w:pPr>
      <w:r w:rsidRPr="006002EA">
        <w:rPr>
          <w:rFonts w:asciiTheme="majorHAnsi" w:hAnsiTheme="majorHAnsi" w:cstheme="majorHAnsi"/>
          <w:noProof/>
          <w:sz w:val="22"/>
          <w:szCs w:val="22"/>
        </w:rPr>
        <w:drawing>
          <wp:inline distT="0" distB="0" distL="0" distR="0" wp14:anchorId="0DC69190" wp14:editId="15CAEE6C">
            <wp:extent cx="5972810" cy="3124835"/>
            <wp:effectExtent l="0" t="0" r="8890" b="0"/>
            <wp:docPr id="140816422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8164222" name="Picture 1" descr="A screenshot of a computer&#10;&#10;Description automatically generated"/>
                    <pic:cNvPicPr/>
                  </pic:nvPicPr>
                  <pic:blipFill>
                    <a:blip r:embed="rId16"/>
                    <a:stretch>
                      <a:fillRect/>
                    </a:stretch>
                  </pic:blipFill>
                  <pic:spPr>
                    <a:xfrm>
                      <a:off x="0" y="0"/>
                      <a:ext cx="5972810" cy="3124835"/>
                    </a:xfrm>
                    <a:prstGeom prst="rect">
                      <a:avLst/>
                    </a:prstGeom>
                  </pic:spPr>
                </pic:pic>
              </a:graphicData>
            </a:graphic>
          </wp:inline>
        </w:drawing>
      </w:r>
    </w:p>
    <w:p w14:paraId="0628A8FB" w14:textId="77777777" w:rsidR="00396F6D" w:rsidRPr="00D23F66" w:rsidRDefault="00396F6D" w:rsidP="00396F6D">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Figure 3</w:t>
      </w:r>
      <w:r w:rsidRPr="00D23F66">
        <w:rPr>
          <w:rFonts w:asciiTheme="majorHAnsi" w:hAnsiTheme="majorHAnsi" w:cstheme="majorHAnsi"/>
          <w:sz w:val="20"/>
          <w:szCs w:val="20"/>
        </w:rPr>
        <w:t xml:space="preserve">. </w:t>
      </w:r>
      <w:r>
        <w:rPr>
          <w:rFonts w:asciiTheme="majorHAnsi" w:hAnsiTheme="majorHAnsi" w:cstheme="majorHAnsi"/>
          <w:sz w:val="20"/>
          <w:szCs w:val="20"/>
        </w:rPr>
        <w:t>N</w:t>
      </w:r>
      <w:r w:rsidRPr="00D23F66">
        <w:rPr>
          <w:rFonts w:asciiTheme="majorHAnsi" w:hAnsiTheme="majorHAnsi" w:cstheme="majorHAnsi"/>
          <w:sz w:val="20"/>
          <w:szCs w:val="20"/>
        </w:rPr>
        <w:t xml:space="preserve">etwork based on the default settings (data from </w:t>
      </w:r>
      <w:proofErr w:type="spellStart"/>
      <w:r>
        <w:rPr>
          <w:rFonts w:asciiTheme="majorHAnsi" w:hAnsiTheme="majorHAnsi" w:cstheme="majorHAnsi"/>
          <w:sz w:val="20"/>
          <w:szCs w:val="20"/>
        </w:rPr>
        <w:t>Brenzinger</w:t>
      </w:r>
      <w:proofErr w:type="spellEnd"/>
      <w:r w:rsidRPr="00D23F66">
        <w:rPr>
          <w:rFonts w:asciiTheme="majorHAnsi" w:hAnsiTheme="majorHAnsi" w:cstheme="majorHAnsi"/>
          <w:sz w:val="20"/>
          <w:szCs w:val="20"/>
        </w:rPr>
        <w:t xml:space="preserve"> </w:t>
      </w:r>
      <w:r w:rsidRPr="000C4293">
        <w:rPr>
          <w:rFonts w:asciiTheme="majorHAnsi" w:hAnsiTheme="majorHAnsi" w:cstheme="majorHAnsi"/>
          <w:i/>
          <w:iCs/>
          <w:sz w:val="20"/>
          <w:szCs w:val="20"/>
        </w:rPr>
        <w:t>et al</w:t>
      </w:r>
      <w:r>
        <w:rPr>
          <w:rFonts w:asciiTheme="majorHAnsi" w:hAnsiTheme="majorHAnsi" w:cstheme="majorHAnsi"/>
          <w:sz w:val="20"/>
          <w:szCs w:val="20"/>
        </w:rPr>
        <w:t>, 2021</w:t>
      </w:r>
      <w:r w:rsidRPr="00D23F66">
        <w:rPr>
          <w:rFonts w:asciiTheme="majorHAnsi" w:hAnsiTheme="majorHAnsi" w:cstheme="majorHAnsi"/>
          <w:sz w:val="20"/>
          <w:szCs w:val="20"/>
        </w:rPr>
        <w:t>)</w:t>
      </w:r>
      <w:r>
        <w:rPr>
          <w:rFonts w:asciiTheme="majorHAnsi" w:hAnsiTheme="majorHAnsi" w:cstheme="majorHAnsi"/>
          <w:sz w:val="20"/>
          <w:szCs w:val="20"/>
        </w:rPr>
        <w:t>.</w:t>
      </w:r>
    </w:p>
    <w:p w14:paraId="60E74FE4" w14:textId="77777777" w:rsidR="00396F6D" w:rsidRPr="00C74753" w:rsidRDefault="00396F6D" w:rsidP="00396F6D">
      <w:pPr>
        <w:pStyle w:val="BodyText"/>
        <w:rPr>
          <w:rFonts w:asciiTheme="majorHAnsi" w:hAnsiTheme="majorHAnsi" w:cstheme="majorHAnsi"/>
          <w:sz w:val="22"/>
          <w:szCs w:val="22"/>
        </w:rPr>
      </w:pPr>
    </w:p>
    <w:p w14:paraId="24F0CC33" w14:textId="77777777" w:rsidR="00396F6D" w:rsidRDefault="00396F6D" w:rsidP="00396F6D">
      <w:pPr>
        <w:pStyle w:val="BodyText"/>
        <w:jc w:val="center"/>
        <w:rPr>
          <w:rFonts w:asciiTheme="majorHAnsi" w:hAnsiTheme="majorHAnsi" w:cstheme="majorHAnsi"/>
          <w:sz w:val="22"/>
          <w:szCs w:val="22"/>
        </w:rPr>
      </w:pPr>
      <w:r>
        <w:rPr>
          <w:rFonts w:asciiTheme="majorHAnsi" w:hAnsiTheme="majorHAnsi" w:cstheme="majorHAnsi"/>
          <w:noProof/>
          <w:sz w:val="22"/>
          <w:szCs w:val="22"/>
        </w:rPr>
        <w:lastRenderedPageBreak/>
        <w:drawing>
          <wp:inline distT="0" distB="0" distL="0" distR="0" wp14:anchorId="2529660D" wp14:editId="403CB8C5">
            <wp:extent cx="2432050" cy="2922974"/>
            <wp:effectExtent l="0" t="0" r="6350" b="0"/>
            <wp:docPr id="105324649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36195" cy="2927956"/>
                    </a:xfrm>
                    <a:prstGeom prst="rect">
                      <a:avLst/>
                    </a:prstGeom>
                    <a:noFill/>
                    <a:ln>
                      <a:noFill/>
                    </a:ln>
                  </pic:spPr>
                </pic:pic>
              </a:graphicData>
            </a:graphic>
          </wp:inline>
        </w:drawing>
      </w:r>
      <w:r w:rsidRPr="00C74753">
        <w:rPr>
          <w:rFonts w:asciiTheme="majorHAnsi" w:hAnsiTheme="majorHAnsi" w:cstheme="majorHAnsi"/>
          <w:sz w:val="22"/>
          <w:szCs w:val="22"/>
        </w:rPr>
        <w:tab/>
      </w:r>
      <w:r>
        <w:rPr>
          <w:rFonts w:asciiTheme="majorHAnsi" w:hAnsiTheme="majorHAnsi" w:cstheme="majorHAnsi"/>
          <w:noProof/>
          <w:sz w:val="22"/>
          <w:szCs w:val="22"/>
        </w:rPr>
        <w:drawing>
          <wp:inline distT="0" distB="0" distL="0" distR="0" wp14:anchorId="7489324F" wp14:editId="4E5BEB3F">
            <wp:extent cx="2609850" cy="1130300"/>
            <wp:effectExtent l="0" t="0" r="0" b="0"/>
            <wp:docPr id="85256625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609850" cy="1130300"/>
                    </a:xfrm>
                    <a:prstGeom prst="rect">
                      <a:avLst/>
                    </a:prstGeom>
                    <a:noFill/>
                    <a:ln>
                      <a:noFill/>
                    </a:ln>
                  </pic:spPr>
                </pic:pic>
              </a:graphicData>
            </a:graphic>
          </wp:inline>
        </w:drawing>
      </w:r>
    </w:p>
    <w:p w14:paraId="44D6895C" w14:textId="77777777" w:rsidR="00396F6D" w:rsidRPr="00C74753" w:rsidRDefault="00396F6D" w:rsidP="00396F6D">
      <w:pPr>
        <w:pStyle w:val="BodyText"/>
        <w:jc w:val="center"/>
        <w:rPr>
          <w:rFonts w:asciiTheme="majorHAnsi" w:hAnsiTheme="majorHAnsi" w:cstheme="majorHAnsi"/>
          <w:sz w:val="22"/>
          <w:szCs w:val="22"/>
        </w:rPr>
      </w:pPr>
      <w:r w:rsidRPr="006002EA">
        <w:rPr>
          <w:rFonts w:asciiTheme="majorHAnsi" w:hAnsiTheme="majorHAnsi" w:cstheme="majorHAnsi"/>
          <w:noProof/>
          <w:sz w:val="22"/>
          <w:szCs w:val="22"/>
        </w:rPr>
        <w:drawing>
          <wp:inline distT="0" distB="0" distL="0" distR="0" wp14:anchorId="375CB51E" wp14:editId="7A9D0295">
            <wp:extent cx="2875507" cy="1409700"/>
            <wp:effectExtent l="0" t="0" r="1270" b="0"/>
            <wp:docPr id="12003832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383225" name="Picture 1" descr="A screenshot of a computer&#10;&#10;Description automatically generated"/>
                    <pic:cNvPicPr/>
                  </pic:nvPicPr>
                  <pic:blipFill>
                    <a:blip r:embed="rId19"/>
                    <a:stretch>
                      <a:fillRect/>
                    </a:stretch>
                  </pic:blipFill>
                  <pic:spPr>
                    <a:xfrm>
                      <a:off x="0" y="0"/>
                      <a:ext cx="2883987" cy="1413857"/>
                    </a:xfrm>
                    <a:prstGeom prst="rect">
                      <a:avLst/>
                    </a:prstGeom>
                  </pic:spPr>
                </pic:pic>
              </a:graphicData>
            </a:graphic>
          </wp:inline>
        </w:drawing>
      </w:r>
      <w:r w:rsidRPr="006002EA">
        <w:rPr>
          <w:rFonts w:asciiTheme="majorHAnsi" w:hAnsiTheme="majorHAnsi" w:cstheme="majorHAnsi"/>
          <w:noProof/>
          <w:sz w:val="22"/>
          <w:szCs w:val="22"/>
        </w:rPr>
        <w:drawing>
          <wp:inline distT="0" distB="0" distL="0" distR="0" wp14:anchorId="7479014A" wp14:editId="61337B20">
            <wp:extent cx="2908300" cy="1425915"/>
            <wp:effectExtent l="0" t="0" r="6350" b="3175"/>
            <wp:docPr id="2033900524" name="Picture 1" descr="A black and white striped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3900524" name="Picture 1" descr="A black and white striped background&#10;&#10;Description automatically generated"/>
                    <pic:cNvPicPr/>
                  </pic:nvPicPr>
                  <pic:blipFill>
                    <a:blip r:embed="rId20"/>
                    <a:stretch>
                      <a:fillRect/>
                    </a:stretch>
                  </pic:blipFill>
                  <pic:spPr>
                    <a:xfrm>
                      <a:off x="0" y="0"/>
                      <a:ext cx="2932514" cy="1437787"/>
                    </a:xfrm>
                    <a:prstGeom prst="rect">
                      <a:avLst/>
                    </a:prstGeom>
                  </pic:spPr>
                </pic:pic>
              </a:graphicData>
            </a:graphic>
          </wp:inline>
        </w:drawing>
      </w:r>
    </w:p>
    <w:p w14:paraId="7560572D" w14:textId="77777777" w:rsidR="00396F6D" w:rsidRDefault="00396F6D" w:rsidP="00396F6D">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Figure 4</w:t>
      </w:r>
      <w:r w:rsidRPr="00C74753">
        <w:rPr>
          <w:rFonts w:asciiTheme="majorHAnsi" w:hAnsiTheme="majorHAnsi" w:cstheme="majorHAnsi"/>
          <w:sz w:val="22"/>
          <w:szCs w:val="22"/>
        </w:rPr>
        <w:t>. Network construction settings</w:t>
      </w:r>
      <w:r>
        <w:rPr>
          <w:rFonts w:asciiTheme="majorHAnsi" w:hAnsiTheme="majorHAnsi" w:cstheme="majorHAnsi"/>
          <w:sz w:val="22"/>
          <w:szCs w:val="22"/>
        </w:rPr>
        <w:t>,</w:t>
      </w:r>
      <w:r w:rsidRPr="00C74753">
        <w:rPr>
          <w:rFonts w:asciiTheme="majorHAnsi" w:hAnsiTheme="majorHAnsi" w:cstheme="majorHAnsi"/>
          <w:sz w:val="22"/>
          <w:szCs w:val="22"/>
        </w:rPr>
        <w:t xml:space="preserve"> correlation method</w:t>
      </w:r>
      <w:r>
        <w:rPr>
          <w:rFonts w:asciiTheme="majorHAnsi" w:hAnsiTheme="majorHAnsi" w:cstheme="majorHAnsi"/>
          <w:sz w:val="22"/>
          <w:szCs w:val="22"/>
        </w:rPr>
        <w:t xml:space="preserve">, normalization and pseudo-count </w:t>
      </w:r>
      <w:r w:rsidRPr="00C74753">
        <w:rPr>
          <w:rFonts w:asciiTheme="majorHAnsi" w:hAnsiTheme="majorHAnsi" w:cstheme="majorHAnsi"/>
          <w:sz w:val="22"/>
          <w:szCs w:val="22"/>
        </w:rPr>
        <w:t>options.</w:t>
      </w:r>
    </w:p>
    <w:p w14:paraId="0FBA54BE" w14:textId="77777777" w:rsidR="00396F6D" w:rsidRPr="00C74753" w:rsidRDefault="00396F6D" w:rsidP="00396F6D">
      <w:pPr>
        <w:pStyle w:val="BodyText"/>
        <w:jc w:val="center"/>
        <w:rPr>
          <w:rFonts w:asciiTheme="majorHAnsi" w:hAnsiTheme="majorHAnsi" w:cstheme="majorHAnsi"/>
          <w:sz w:val="22"/>
          <w:szCs w:val="22"/>
        </w:rPr>
      </w:pPr>
    </w:p>
    <w:p w14:paraId="60B33C9C" w14:textId="0BFD4180" w:rsidR="00084413" w:rsidRPr="00D23F66" w:rsidRDefault="272AED22" w:rsidP="00396F6D">
      <w:pPr>
        <w:pStyle w:val="BodyText"/>
        <w:rPr>
          <w:rFonts w:cstheme="majorHAnsi"/>
          <w:sz w:val="30"/>
          <w:szCs w:val="30"/>
        </w:rPr>
      </w:pPr>
      <w:r w:rsidRPr="00D23F66">
        <w:rPr>
          <w:rFonts w:cstheme="majorHAnsi"/>
          <w:sz w:val="30"/>
          <w:szCs w:val="30"/>
        </w:rPr>
        <w:t>3</w:t>
      </w:r>
      <w:r w:rsidR="00ED458C" w:rsidRPr="00D23F66">
        <w:rPr>
          <w:rFonts w:cstheme="majorHAnsi"/>
          <w:sz w:val="30"/>
          <w:szCs w:val="30"/>
        </w:rPr>
        <w:t xml:space="preserve">. </w:t>
      </w:r>
      <w:r w:rsidR="65EB3E16" w:rsidRPr="00D23F66">
        <w:rPr>
          <w:rFonts w:cstheme="majorHAnsi"/>
          <w:sz w:val="30"/>
          <w:szCs w:val="30"/>
        </w:rPr>
        <w:t xml:space="preserve">Coloring </w:t>
      </w:r>
      <w:r w:rsidR="19F24F07" w:rsidRPr="00D23F66">
        <w:rPr>
          <w:rFonts w:cstheme="majorHAnsi"/>
          <w:sz w:val="30"/>
          <w:szCs w:val="30"/>
        </w:rPr>
        <w:t>and changing aesthetics of the network</w:t>
      </w:r>
      <w:bookmarkEnd w:id="10"/>
    </w:p>
    <w:p w14:paraId="0CAF3E27" w14:textId="14D1FC37"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sz w:val="22"/>
          <w:szCs w:val="22"/>
        </w:rPr>
        <w:t>The network can be colored with three different</w:t>
      </w:r>
      <w:r w:rsidR="00A46709">
        <w:rPr>
          <w:rFonts w:asciiTheme="majorHAnsi" w:hAnsiTheme="majorHAnsi" w:cstheme="majorHAnsi"/>
          <w:sz w:val="22"/>
          <w:szCs w:val="22"/>
        </w:rPr>
        <w:t xml:space="preserve"> kinds of</w:t>
      </w:r>
      <w:r w:rsidRPr="00C74753">
        <w:rPr>
          <w:rFonts w:asciiTheme="majorHAnsi" w:hAnsiTheme="majorHAnsi" w:cstheme="majorHAnsi"/>
          <w:sz w:val="22"/>
          <w:szCs w:val="22"/>
        </w:rPr>
        <w:t xml:space="preserve"> variables</w:t>
      </w:r>
      <w:r w:rsidR="162A9EB9" w:rsidRPr="00C74753">
        <w:rPr>
          <w:rFonts w:asciiTheme="majorHAnsi" w:hAnsiTheme="majorHAnsi" w:cstheme="majorHAnsi"/>
          <w:sz w:val="22"/>
          <w:szCs w:val="22"/>
        </w:rPr>
        <w:t>: 1)</w:t>
      </w:r>
      <w:r w:rsidRPr="00C74753">
        <w:rPr>
          <w:rFonts w:asciiTheme="majorHAnsi" w:hAnsiTheme="majorHAnsi" w:cstheme="majorHAnsi"/>
          <w:sz w:val="22"/>
          <w:szCs w:val="22"/>
        </w:rPr>
        <w:t xml:space="preserve"> k-means clustering,</w:t>
      </w:r>
      <w:r w:rsidR="549514B4" w:rsidRPr="00C74753">
        <w:rPr>
          <w:rFonts w:asciiTheme="majorHAnsi" w:hAnsiTheme="majorHAnsi" w:cstheme="majorHAnsi"/>
          <w:sz w:val="22"/>
          <w:szCs w:val="22"/>
        </w:rPr>
        <w:t xml:space="preserve"> 2)</w:t>
      </w:r>
      <w:r w:rsidRPr="00C74753">
        <w:rPr>
          <w:rFonts w:asciiTheme="majorHAnsi" w:hAnsiTheme="majorHAnsi" w:cstheme="majorHAnsi"/>
          <w:sz w:val="22"/>
          <w:szCs w:val="22"/>
        </w:rPr>
        <w:t xml:space="preserve"> taxonomy and </w:t>
      </w:r>
      <w:r w:rsidR="02820C2E" w:rsidRPr="00C74753">
        <w:rPr>
          <w:rFonts w:asciiTheme="majorHAnsi" w:hAnsiTheme="majorHAnsi" w:cstheme="majorHAnsi"/>
          <w:sz w:val="22"/>
          <w:szCs w:val="22"/>
        </w:rPr>
        <w:t xml:space="preserve">3) </w:t>
      </w:r>
      <w:r w:rsidRPr="00C74753">
        <w:rPr>
          <w:rFonts w:asciiTheme="majorHAnsi" w:hAnsiTheme="majorHAnsi" w:cstheme="majorHAnsi"/>
          <w:sz w:val="22"/>
          <w:szCs w:val="22"/>
        </w:rPr>
        <w:t xml:space="preserve">relationship with an environmental variable (menu 1 in </w:t>
      </w:r>
      <w:r w:rsidR="615E390C" w:rsidRPr="00C74753">
        <w:rPr>
          <w:rFonts w:asciiTheme="majorHAnsi" w:hAnsiTheme="majorHAnsi" w:cstheme="majorHAnsi"/>
          <w:b/>
          <w:bCs/>
          <w:sz w:val="22"/>
          <w:szCs w:val="22"/>
        </w:rPr>
        <w:t>F</w:t>
      </w:r>
      <w:r w:rsidRPr="00C74753">
        <w:rPr>
          <w:rFonts w:asciiTheme="majorHAnsi" w:hAnsiTheme="majorHAnsi" w:cstheme="majorHAnsi"/>
          <w:b/>
          <w:bCs/>
          <w:sz w:val="22"/>
          <w:szCs w:val="22"/>
        </w:rPr>
        <w:t xml:space="preserve">igure </w:t>
      </w:r>
      <w:r w:rsidR="68BF3E1C" w:rsidRPr="00C74753">
        <w:rPr>
          <w:rFonts w:asciiTheme="majorHAnsi" w:hAnsiTheme="majorHAnsi" w:cstheme="majorHAnsi"/>
          <w:b/>
          <w:bCs/>
          <w:sz w:val="22"/>
          <w:szCs w:val="22"/>
        </w:rPr>
        <w:t>5</w:t>
      </w:r>
      <w:r w:rsidRPr="00C74753">
        <w:rPr>
          <w:rFonts w:asciiTheme="majorHAnsi" w:hAnsiTheme="majorHAnsi" w:cstheme="majorHAnsi"/>
          <w:sz w:val="22"/>
          <w:szCs w:val="22"/>
        </w:rPr>
        <w:t xml:space="preserve">). In </w:t>
      </w:r>
      <w:r w:rsidR="57A79DCB" w:rsidRPr="00C74753">
        <w:rPr>
          <w:rFonts w:asciiTheme="majorHAnsi" w:hAnsiTheme="majorHAnsi" w:cstheme="majorHAnsi"/>
          <w:sz w:val="22"/>
          <w:szCs w:val="22"/>
        </w:rPr>
        <w:t>case 1)</w:t>
      </w:r>
      <w:r w:rsidRPr="00C74753">
        <w:rPr>
          <w:rFonts w:asciiTheme="majorHAnsi" w:hAnsiTheme="majorHAnsi" w:cstheme="majorHAnsi"/>
          <w:sz w:val="22"/>
          <w:szCs w:val="22"/>
        </w:rPr>
        <w:t xml:space="preserve"> the k-means algorithm is applied on the correlation matrix of dimensions taxa x taxa. The user can specify the number of clusters made by the k-means algorithm (box 2 in </w:t>
      </w:r>
      <w:r w:rsidR="0E54C11A" w:rsidRPr="00C74753">
        <w:rPr>
          <w:rFonts w:asciiTheme="majorHAnsi" w:hAnsiTheme="majorHAnsi" w:cstheme="majorHAnsi"/>
          <w:b/>
          <w:bCs/>
          <w:sz w:val="22"/>
          <w:szCs w:val="22"/>
        </w:rPr>
        <w:t>F</w:t>
      </w:r>
      <w:r w:rsidRPr="00C74753">
        <w:rPr>
          <w:rFonts w:asciiTheme="majorHAnsi" w:hAnsiTheme="majorHAnsi" w:cstheme="majorHAnsi"/>
          <w:b/>
          <w:bCs/>
          <w:sz w:val="22"/>
          <w:szCs w:val="22"/>
        </w:rPr>
        <w:t>igure 5</w:t>
      </w:r>
      <w:r w:rsidRPr="00C74753">
        <w:rPr>
          <w:rFonts w:asciiTheme="majorHAnsi" w:hAnsiTheme="majorHAnsi" w:cstheme="majorHAnsi"/>
          <w:sz w:val="22"/>
          <w:szCs w:val="22"/>
        </w:rPr>
        <w:t>). The network is then colored according to the cluster</w:t>
      </w:r>
      <w:r w:rsidR="30FA2B67" w:rsidRPr="00C74753">
        <w:rPr>
          <w:rFonts w:asciiTheme="majorHAnsi" w:hAnsiTheme="majorHAnsi" w:cstheme="majorHAnsi"/>
          <w:sz w:val="22"/>
          <w:szCs w:val="22"/>
        </w:rPr>
        <w:t>ing</w:t>
      </w:r>
      <w:r w:rsidRPr="00C74753">
        <w:rPr>
          <w:rFonts w:asciiTheme="majorHAnsi" w:hAnsiTheme="majorHAnsi" w:cstheme="majorHAnsi"/>
          <w:sz w:val="22"/>
          <w:szCs w:val="22"/>
        </w:rPr>
        <w:t xml:space="preserve">. </w:t>
      </w:r>
      <w:r w:rsidR="0B5813E2" w:rsidRPr="00C74753">
        <w:rPr>
          <w:rFonts w:asciiTheme="majorHAnsi" w:hAnsiTheme="majorHAnsi" w:cstheme="majorHAnsi"/>
          <w:sz w:val="22"/>
          <w:szCs w:val="22"/>
        </w:rPr>
        <w:t xml:space="preserve">In </w:t>
      </w:r>
      <w:r w:rsidR="5E585C77" w:rsidRPr="00C74753">
        <w:rPr>
          <w:rFonts w:asciiTheme="majorHAnsi" w:hAnsiTheme="majorHAnsi" w:cstheme="majorHAnsi"/>
          <w:sz w:val="22"/>
          <w:szCs w:val="22"/>
        </w:rPr>
        <w:t>case 2)</w:t>
      </w:r>
      <w:r w:rsidR="0B5813E2" w:rsidRPr="00C74753">
        <w:rPr>
          <w:rFonts w:asciiTheme="majorHAnsi" w:hAnsiTheme="majorHAnsi" w:cstheme="majorHAnsi"/>
          <w:sz w:val="22"/>
          <w:szCs w:val="22"/>
        </w:rPr>
        <w:t xml:space="preserve"> the network can be colored on taxonomy at a chosen taxonomic </w:t>
      </w:r>
      <w:r w:rsidR="00421D0E">
        <w:rPr>
          <w:rFonts w:asciiTheme="majorHAnsi" w:hAnsiTheme="majorHAnsi" w:cstheme="majorHAnsi"/>
          <w:sz w:val="22"/>
          <w:szCs w:val="22"/>
        </w:rPr>
        <w:t>rank</w:t>
      </w:r>
      <w:r w:rsidR="0B5813E2" w:rsidRPr="00C74753">
        <w:rPr>
          <w:rFonts w:asciiTheme="majorHAnsi" w:hAnsiTheme="majorHAnsi" w:cstheme="majorHAnsi"/>
          <w:sz w:val="22"/>
          <w:szCs w:val="22"/>
        </w:rPr>
        <w:t xml:space="preserve"> (menu 3 in </w:t>
      </w:r>
      <w:r w:rsidR="0B5813E2" w:rsidRPr="00C74753">
        <w:rPr>
          <w:rFonts w:asciiTheme="majorHAnsi" w:hAnsiTheme="majorHAnsi" w:cstheme="majorHAnsi"/>
          <w:b/>
          <w:bCs/>
          <w:sz w:val="22"/>
          <w:szCs w:val="22"/>
        </w:rPr>
        <w:t>Figure 5</w:t>
      </w:r>
      <w:r w:rsidR="0B5813E2" w:rsidRPr="00C74753">
        <w:rPr>
          <w:rFonts w:asciiTheme="majorHAnsi" w:hAnsiTheme="majorHAnsi" w:cstheme="majorHAnsi"/>
          <w:sz w:val="22"/>
          <w:szCs w:val="22"/>
        </w:rPr>
        <w:t xml:space="preserve">). SpeSpeNet will show the </w:t>
      </w:r>
      <w:r w:rsidR="00421D0E">
        <w:rPr>
          <w:rFonts w:asciiTheme="majorHAnsi" w:hAnsiTheme="majorHAnsi" w:cstheme="majorHAnsi"/>
          <w:sz w:val="22"/>
          <w:szCs w:val="22"/>
        </w:rPr>
        <w:t>fifteen</w:t>
      </w:r>
      <w:r w:rsidR="0B5813E2" w:rsidRPr="00C74753">
        <w:rPr>
          <w:rFonts w:asciiTheme="majorHAnsi" w:hAnsiTheme="majorHAnsi" w:cstheme="majorHAnsi"/>
          <w:sz w:val="22"/>
          <w:szCs w:val="22"/>
        </w:rPr>
        <w:t xml:space="preserve"> most abundant clades and lump </w:t>
      </w:r>
      <w:r w:rsidR="00A46709">
        <w:rPr>
          <w:rFonts w:asciiTheme="majorHAnsi" w:hAnsiTheme="majorHAnsi" w:cstheme="majorHAnsi"/>
          <w:sz w:val="22"/>
          <w:szCs w:val="22"/>
        </w:rPr>
        <w:t xml:space="preserve">the rest </w:t>
      </w:r>
      <w:r w:rsidR="0B5813E2" w:rsidRPr="00C74753">
        <w:rPr>
          <w:rFonts w:asciiTheme="majorHAnsi" w:hAnsiTheme="majorHAnsi" w:cstheme="majorHAnsi"/>
          <w:sz w:val="22"/>
          <w:szCs w:val="22"/>
        </w:rPr>
        <w:t xml:space="preserve">together as “Other” to constrain the size of the legend. </w:t>
      </w:r>
      <w:r w:rsidR="08693098" w:rsidRPr="00C74753">
        <w:rPr>
          <w:rFonts w:asciiTheme="majorHAnsi" w:hAnsiTheme="majorHAnsi" w:cstheme="majorHAnsi"/>
          <w:sz w:val="22"/>
          <w:szCs w:val="22"/>
        </w:rPr>
        <w:t>Finally, in case 3)</w:t>
      </w:r>
      <w:r w:rsidR="6E6C68E4" w:rsidRPr="00C74753">
        <w:rPr>
          <w:rFonts w:asciiTheme="majorHAnsi" w:hAnsiTheme="majorHAnsi" w:cstheme="majorHAnsi"/>
          <w:sz w:val="22"/>
          <w:szCs w:val="22"/>
        </w:rPr>
        <w:t xml:space="preserve"> the network </w:t>
      </w:r>
      <w:r w:rsidR="3134F8A7" w:rsidRPr="00C74753">
        <w:rPr>
          <w:rFonts w:asciiTheme="majorHAnsi" w:hAnsiTheme="majorHAnsi" w:cstheme="majorHAnsi"/>
          <w:sz w:val="22"/>
          <w:szCs w:val="22"/>
        </w:rPr>
        <w:t>is</w:t>
      </w:r>
      <w:r w:rsidR="6E6C68E4" w:rsidRPr="00C74753">
        <w:rPr>
          <w:rFonts w:asciiTheme="majorHAnsi" w:hAnsiTheme="majorHAnsi" w:cstheme="majorHAnsi"/>
          <w:sz w:val="22"/>
          <w:szCs w:val="22"/>
        </w:rPr>
        <w:t xml:space="preserve"> colored on an environmental variable in the metadata (menu 2 in </w:t>
      </w:r>
      <w:r w:rsidR="6E6C68E4" w:rsidRPr="00C74753">
        <w:rPr>
          <w:rFonts w:asciiTheme="majorHAnsi" w:hAnsiTheme="majorHAnsi" w:cstheme="majorHAnsi"/>
          <w:b/>
          <w:bCs/>
          <w:sz w:val="22"/>
          <w:szCs w:val="22"/>
        </w:rPr>
        <w:t>Figure 5</w:t>
      </w:r>
      <w:r w:rsidR="6E6C68E4" w:rsidRPr="00C74753">
        <w:rPr>
          <w:rFonts w:asciiTheme="majorHAnsi" w:hAnsiTheme="majorHAnsi" w:cstheme="majorHAnsi"/>
          <w:sz w:val="22"/>
          <w:szCs w:val="22"/>
        </w:rPr>
        <w:t xml:space="preserve">). </w:t>
      </w:r>
      <w:r w:rsidR="485978FF" w:rsidRPr="00C74753">
        <w:rPr>
          <w:rFonts w:asciiTheme="majorHAnsi" w:hAnsiTheme="majorHAnsi" w:cstheme="majorHAnsi"/>
          <w:sz w:val="22"/>
          <w:szCs w:val="22"/>
        </w:rPr>
        <w:t xml:space="preserve">If a numeric environmental variable is selected (e.g. pH), the color of the nodes represents </w:t>
      </w:r>
      <w:r w:rsidR="006CA632" w:rsidRPr="00C74753">
        <w:rPr>
          <w:rFonts w:asciiTheme="majorHAnsi" w:hAnsiTheme="majorHAnsi" w:cstheme="majorHAnsi"/>
          <w:sz w:val="22"/>
          <w:szCs w:val="22"/>
        </w:rPr>
        <w:t xml:space="preserve">the </w:t>
      </w:r>
      <w:r w:rsidR="485978FF" w:rsidRPr="00C74753">
        <w:rPr>
          <w:rFonts w:asciiTheme="majorHAnsi" w:hAnsiTheme="majorHAnsi" w:cstheme="majorHAnsi"/>
          <w:sz w:val="22"/>
          <w:szCs w:val="22"/>
        </w:rPr>
        <w:t xml:space="preserve">correlation </w:t>
      </w:r>
      <w:r w:rsidR="5C608885" w:rsidRPr="00C74753">
        <w:rPr>
          <w:rFonts w:asciiTheme="majorHAnsi" w:hAnsiTheme="majorHAnsi" w:cstheme="majorHAnsi"/>
          <w:sz w:val="22"/>
          <w:szCs w:val="22"/>
        </w:rPr>
        <w:t xml:space="preserve">of the relative abundance of the taxa </w:t>
      </w:r>
      <w:r w:rsidR="485978FF" w:rsidRPr="00C74753">
        <w:rPr>
          <w:rFonts w:asciiTheme="majorHAnsi" w:hAnsiTheme="majorHAnsi" w:cstheme="majorHAnsi"/>
          <w:sz w:val="22"/>
          <w:szCs w:val="22"/>
        </w:rPr>
        <w:t>to the environmental variable. If a categorical variable is selected (e.g. healthy/diseased or sand/clay)</w:t>
      </w:r>
      <w:r w:rsidR="4913D1D3" w:rsidRPr="00C74753">
        <w:rPr>
          <w:rFonts w:asciiTheme="majorHAnsi" w:hAnsiTheme="majorHAnsi" w:cstheme="majorHAnsi"/>
          <w:sz w:val="22"/>
          <w:szCs w:val="22"/>
        </w:rPr>
        <w:t>,</w:t>
      </w:r>
      <w:r w:rsidR="485978FF" w:rsidRPr="00C74753">
        <w:rPr>
          <w:rFonts w:asciiTheme="majorHAnsi" w:hAnsiTheme="majorHAnsi" w:cstheme="majorHAnsi"/>
          <w:sz w:val="22"/>
          <w:szCs w:val="22"/>
        </w:rPr>
        <w:t xml:space="preserve"> </w:t>
      </w:r>
      <w:r w:rsidR="341810C6" w:rsidRPr="00C74753">
        <w:rPr>
          <w:rFonts w:asciiTheme="majorHAnsi" w:hAnsiTheme="majorHAnsi" w:cstheme="majorHAnsi"/>
          <w:sz w:val="22"/>
          <w:szCs w:val="22"/>
        </w:rPr>
        <w:t>SpeSpeNet</w:t>
      </w:r>
      <w:r w:rsidR="485978FF" w:rsidRPr="00C74753">
        <w:rPr>
          <w:rFonts w:asciiTheme="majorHAnsi" w:hAnsiTheme="majorHAnsi" w:cstheme="majorHAnsi"/>
          <w:sz w:val="22"/>
          <w:szCs w:val="22"/>
        </w:rPr>
        <w:t xml:space="preserve"> will color on the category in which the taxon has the highest mean relative abundance. </w:t>
      </w:r>
      <w:r w:rsidR="00716EB6">
        <w:rPr>
          <w:rFonts w:asciiTheme="majorHAnsi" w:hAnsiTheme="majorHAnsi" w:cstheme="majorHAnsi"/>
          <w:sz w:val="22"/>
          <w:szCs w:val="22"/>
        </w:rPr>
        <w:t>The network is interactive and shows the taxonomy when hover</w:t>
      </w:r>
      <w:r w:rsidR="004408F1">
        <w:rPr>
          <w:rFonts w:asciiTheme="majorHAnsi" w:hAnsiTheme="majorHAnsi" w:cstheme="majorHAnsi"/>
          <w:sz w:val="22"/>
          <w:szCs w:val="22"/>
        </w:rPr>
        <w:t>ing</w:t>
      </w:r>
      <w:r w:rsidR="00716EB6">
        <w:rPr>
          <w:rFonts w:asciiTheme="majorHAnsi" w:hAnsiTheme="majorHAnsi" w:cstheme="majorHAnsi"/>
          <w:sz w:val="22"/>
          <w:szCs w:val="22"/>
        </w:rPr>
        <w:t xml:space="preserve"> the cursor over a node (regardless of the coloring of the network)</w:t>
      </w:r>
      <w:r w:rsidR="00107149">
        <w:rPr>
          <w:rFonts w:asciiTheme="majorHAnsi" w:hAnsiTheme="majorHAnsi" w:cstheme="majorHAnsi"/>
          <w:sz w:val="22"/>
          <w:szCs w:val="22"/>
        </w:rPr>
        <w:t xml:space="preserve"> (</w:t>
      </w:r>
      <w:r w:rsidR="00107149">
        <w:rPr>
          <w:rFonts w:asciiTheme="majorHAnsi" w:hAnsiTheme="majorHAnsi" w:cstheme="majorHAnsi"/>
          <w:b/>
          <w:bCs/>
          <w:sz w:val="22"/>
          <w:szCs w:val="22"/>
        </w:rPr>
        <w:t>Figure 6</w:t>
      </w:r>
      <w:r w:rsidR="00107149">
        <w:rPr>
          <w:rFonts w:asciiTheme="majorHAnsi" w:hAnsiTheme="majorHAnsi" w:cstheme="majorHAnsi"/>
          <w:sz w:val="22"/>
          <w:szCs w:val="22"/>
        </w:rPr>
        <w:t>)</w:t>
      </w:r>
      <w:r w:rsidR="00716EB6">
        <w:rPr>
          <w:rFonts w:asciiTheme="majorHAnsi" w:hAnsiTheme="majorHAnsi" w:cstheme="majorHAnsi"/>
          <w:sz w:val="22"/>
          <w:szCs w:val="22"/>
        </w:rPr>
        <w:t>.</w:t>
      </w:r>
    </w:p>
    <w:p w14:paraId="0D75E0E6" w14:textId="614A6659" w:rsidR="00860AA4" w:rsidRPr="00C74753" w:rsidRDefault="02A75672" w:rsidP="371B6849">
      <w:pPr>
        <w:pStyle w:val="BodyText"/>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5312F85C" wp14:editId="19B51415">
            <wp:extent cx="1695537" cy="1143059"/>
            <wp:effectExtent l="0" t="0" r="0" b="0"/>
            <wp:docPr id="1066737143" name="Picture 889985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998501"/>
                    <pic:cNvPicPr/>
                  </pic:nvPicPr>
                  <pic:blipFill>
                    <a:blip r:embed="rId21">
                      <a:extLst>
                        <a:ext uri="{28A0092B-C50C-407E-A947-70E740481C1C}">
                          <a14:useLocalDpi xmlns:a14="http://schemas.microsoft.com/office/drawing/2010/main" val="0"/>
                        </a:ext>
                      </a:extLst>
                    </a:blip>
                    <a:stretch>
                      <a:fillRect/>
                    </a:stretch>
                  </pic:blipFill>
                  <pic:spPr>
                    <a:xfrm>
                      <a:off x="0" y="0"/>
                      <a:ext cx="1695537" cy="1143059"/>
                    </a:xfrm>
                    <a:prstGeom prst="rect">
                      <a:avLst/>
                    </a:prstGeom>
                  </pic:spPr>
                </pic:pic>
              </a:graphicData>
            </a:graphic>
          </wp:inline>
        </w:drawing>
      </w:r>
      <w:r w:rsidR="00860AA4" w:rsidRPr="00C74753">
        <w:rPr>
          <w:rFonts w:asciiTheme="majorHAnsi" w:hAnsiTheme="majorHAnsi" w:cstheme="majorHAnsi"/>
          <w:sz w:val="22"/>
          <w:szCs w:val="22"/>
        </w:rPr>
        <w:tab/>
      </w:r>
      <w:r w:rsidR="00860AA4" w:rsidRPr="00C74753">
        <w:rPr>
          <w:rFonts w:asciiTheme="majorHAnsi" w:hAnsiTheme="majorHAnsi" w:cstheme="majorHAnsi"/>
          <w:sz w:val="22"/>
          <w:szCs w:val="22"/>
        </w:rPr>
        <w:tab/>
      </w:r>
      <w:r w:rsidRPr="00C74753">
        <w:rPr>
          <w:rFonts w:asciiTheme="majorHAnsi" w:hAnsiTheme="majorHAnsi" w:cstheme="majorHAnsi"/>
          <w:noProof/>
          <w:sz w:val="22"/>
          <w:szCs w:val="22"/>
        </w:rPr>
        <w:drawing>
          <wp:inline distT="0" distB="0" distL="0" distR="0" wp14:anchorId="5F285DF1" wp14:editId="034FAD54">
            <wp:extent cx="1396104" cy="3159310"/>
            <wp:effectExtent l="0" t="0" r="0" b="0"/>
            <wp:docPr id="958907946" name="Picture 12672727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7272798"/>
                    <pic:cNvPicPr/>
                  </pic:nvPicPr>
                  <pic:blipFill>
                    <a:blip r:embed="rId22">
                      <a:extLst>
                        <a:ext uri="{28A0092B-C50C-407E-A947-70E740481C1C}">
                          <a14:useLocalDpi xmlns:a14="http://schemas.microsoft.com/office/drawing/2010/main" val="0"/>
                        </a:ext>
                      </a:extLst>
                    </a:blip>
                    <a:stretch>
                      <a:fillRect/>
                    </a:stretch>
                  </pic:blipFill>
                  <pic:spPr>
                    <a:xfrm>
                      <a:off x="0" y="0"/>
                      <a:ext cx="1396104" cy="3159310"/>
                    </a:xfrm>
                    <a:prstGeom prst="rect">
                      <a:avLst/>
                    </a:prstGeom>
                  </pic:spPr>
                </pic:pic>
              </a:graphicData>
            </a:graphic>
          </wp:inline>
        </w:drawing>
      </w:r>
      <w:r w:rsidR="00860AA4" w:rsidRPr="00C74753">
        <w:rPr>
          <w:rFonts w:asciiTheme="majorHAnsi" w:hAnsiTheme="majorHAnsi" w:cstheme="majorHAnsi"/>
          <w:sz w:val="22"/>
          <w:szCs w:val="22"/>
        </w:rPr>
        <w:tab/>
      </w:r>
      <w:r w:rsidRPr="00C74753">
        <w:rPr>
          <w:rFonts w:asciiTheme="majorHAnsi" w:hAnsiTheme="majorHAnsi" w:cstheme="majorHAnsi"/>
          <w:sz w:val="22"/>
          <w:szCs w:val="22"/>
        </w:rPr>
        <w:t xml:space="preserve">      </w:t>
      </w:r>
      <w:r w:rsidRPr="00C74753">
        <w:rPr>
          <w:rFonts w:asciiTheme="majorHAnsi" w:hAnsiTheme="majorHAnsi" w:cstheme="majorHAnsi"/>
          <w:noProof/>
          <w:sz w:val="22"/>
          <w:szCs w:val="22"/>
        </w:rPr>
        <w:drawing>
          <wp:inline distT="0" distB="0" distL="0" distR="0" wp14:anchorId="1CE63E9C" wp14:editId="47D1AAA5">
            <wp:extent cx="1430549" cy="2749703"/>
            <wp:effectExtent l="0" t="0" r="0" b="0"/>
            <wp:docPr id="700039942" name="Picture 1285770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5770679"/>
                    <pic:cNvPicPr/>
                  </pic:nvPicPr>
                  <pic:blipFill>
                    <a:blip r:embed="rId23">
                      <a:extLst>
                        <a:ext uri="{28A0092B-C50C-407E-A947-70E740481C1C}">
                          <a14:useLocalDpi xmlns:a14="http://schemas.microsoft.com/office/drawing/2010/main" val="0"/>
                        </a:ext>
                      </a:extLst>
                    </a:blip>
                    <a:stretch>
                      <a:fillRect/>
                    </a:stretch>
                  </pic:blipFill>
                  <pic:spPr>
                    <a:xfrm>
                      <a:off x="0" y="0"/>
                      <a:ext cx="1430549" cy="2749703"/>
                    </a:xfrm>
                    <a:prstGeom prst="rect">
                      <a:avLst/>
                    </a:prstGeom>
                  </pic:spPr>
                </pic:pic>
              </a:graphicData>
            </a:graphic>
          </wp:inline>
        </w:drawing>
      </w:r>
    </w:p>
    <w:p w14:paraId="3CF19E3F" w14:textId="1FDBDF8C" w:rsidR="00860AA4" w:rsidRPr="00510BA6" w:rsidRDefault="02A75672" w:rsidP="00510BA6">
      <w:pPr>
        <w:pStyle w:val="BodyText"/>
        <w:jc w:val="center"/>
        <w:rPr>
          <w:rFonts w:asciiTheme="majorHAnsi" w:hAnsiTheme="majorHAnsi" w:cstheme="majorHAnsi"/>
          <w:sz w:val="20"/>
          <w:szCs w:val="20"/>
        </w:rPr>
      </w:pPr>
      <w:r w:rsidRPr="00D23F66">
        <w:rPr>
          <w:rFonts w:asciiTheme="majorHAnsi" w:hAnsiTheme="majorHAnsi" w:cstheme="majorHAnsi"/>
          <w:b/>
          <w:bCs/>
          <w:sz w:val="20"/>
          <w:szCs w:val="20"/>
        </w:rPr>
        <w:t xml:space="preserve">Figure </w:t>
      </w:r>
      <w:r w:rsidR="13BB1B19" w:rsidRPr="00D23F66">
        <w:rPr>
          <w:rFonts w:asciiTheme="majorHAnsi" w:hAnsiTheme="majorHAnsi" w:cstheme="majorHAnsi"/>
          <w:b/>
          <w:bCs/>
          <w:sz w:val="20"/>
          <w:szCs w:val="20"/>
        </w:rPr>
        <w:t>5</w:t>
      </w:r>
      <w:r w:rsidRPr="00D23F66">
        <w:rPr>
          <w:rFonts w:asciiTheme="majorHAnsi" w:hAnsiTheme="majorHAnsi" w:cstheme="majorHAnsi"/>
          <w:b/>
          <w:bCs/>
          <w:sz w:val="20"/>
          <w:szCs w:val="20"/>
        </w:rPr>
        <w:t xml:space="preserve">. </w:t>
      </w:r>
      <w:r w:rsidRPr="00D23F66">
        <w:rPr>
          <w:rFonts w:asciiTheme="majorHAnsi" w:hAnsiTheme="majorHAnsi" w:cstheme="majorHAnsi"/>
          <w:sz w:val="20"/>
          <w:szCs w:val="20"/>
        </w:rPr>
        <w:t>Options to color the network.</w:t>
      </w:r>
    </w:p>
    <w:p w14:paraId="2B6DF8E1" w14:textId="77777777" w:rsidR="00716EB6" w:rsidRDefault="00716EB6" w:rsidP="371B6849">
      <w:pPr>
        <w:pStyle w:val="BodyText"/>
        <w:rPr>
          <w:rFonts w:asciiTheme="majorHAnsi" w:hAnsiTheme="majorHAnsi" w:cstheme="majorHAnsi"/>
          <w:sz w:val="22"/>
          <w:szCs w:val="22"/>
        </w:rPr>
      </w:pPr>
    </w:p>
    <w:p w14:paraId="4B1083E1" w14:textId="77777777" w:rsidR="00716EB6" w:rsidRPr="00C74753" w:rsidRDefault="00716EB6" w:rsidP="00716EB6">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43529B27" wp14:editId="5316F8B0">
            <wp:extent cx="3594285" cy="609631"/>
            <wp:effectExtent l="0" t="0" r="6350" b="0"/>
            <wp:docPr id="123559959" name="Picture 1" descr="A black background with white text and red and blue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559959" name="Picture 1" descr="A black background with white text and red and blue dots&#10;&#10;Description automatically generated"/>
                    <pic:cNvPicPr/>
                  </pic:nvPicPr>
                  <pic:blipFill>
                    <a:blip r:embed="rId24"/>
                    <a:stretch>
                      <a:fillRect/>
                    </a:stretch>
                  </pic:blipFill>
                  <pic:spPr>
                    <a:xfrm>
                      <a:off x="0" y="0"/>
                      <a:ext cx="3594285" cy="609631"/>
                    </a:xfrm>
                    <a:prstGeom prst="rect">
                      <a:avLst/>
                    </a:prstGeom>
                  </pic:spPr>
                </pic:pic>
              </a:graphicData>
            </a:graphic>
          </wp:inline>
        </w:drawing>
      </w:r>
    </w:p>
    <w:p w14:paraId="319C9722" w14:textId="744FA1D7" w:rsidR="00716EB6" w:rsidRPr="00107149" w:rsidRDefault="00716EB6" w:rsidP="00107149">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107149">
        <w:rPr>
          <w:rFonts w:asciiTheme="majorHAnsi" w:hAnsiTheme="majorHAnsi" w:cstheme="majorHAnsi"/>
          <w:b/>
          <w:bCs/>
          <w:sz w:val="20"/>
          <w:szCs w:val="20"/>
        </w:rPr>
        <w:t>6</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Hovering the </w:t>
      </w:r>
      <w:r w:rsidR="00007F56">
        <w:rPr>
          <w:rFonts w:asciiTheme="majorHAnsi" w:hAnsiTheme="majorHAnsi" w:cstheme="majorHAnsi"/>
          <w:sz w:val="20"/>
          <w:szCs w:val="20"/>
        </w:rPr>
        <w:t>cursor</w:t>
      </w:r>
      <w:r w:rsidRPr="00421D0E">
        <w:rPr>
          <w:rFonts w:asciiTheme="majorHAnsi" w:hAnsiTheme="majorHAnsi" w:cstheme="majorHAnsi"/>
          <w:sz w:val="20"/>
          <w:szCs w:val="20"/>
        </w:rPr>
        <w:t xml:space="preserve"> over a node shows the taxonomic classification.</w:t>
      </w:r>
    </w:p>
    <w:p w14:paraId="300CDB14" w14:textId="55BDE588" w:rsidR="00860AA4" w:rsidRPr="00C74753" w:rsidRDefault="00C542EB" w:rsidP="371B6849">
      <w:pPr>
        <w:pStyle w:val="BodyText"/>
        <w:rPr>
          <w:rFonts w:asciiTheme="majorHAnsi" w:hAnsiTheme="majorHAnsi" w:cstheme="majorHAnsi"/>
          <w:sz w:val="22"/>
          <w:szCs w:val="22"/>
        </w:rPr>
      </w:pPr>
      <w:r>
        <w:rPr>
          <w:rFonts w:asciiTheme="majorHAnsi" w:hAnsiTheme="majorHAnsi" w:cstheme="majorHAnsi"/>
          <w:sz w:val="22"/>
          <w:szCs w:val="22"/>
        </w:rPr>
        <w:t>O</w:t>
      </w:r>
      <w:r w:rsidR="67376893" w:rsidRPr="00C74753">
        <w:rPr>
          <w:rFonts w:asciiTheme="majorHAnsi" w:hAnsiTheme="majorHAnsi" w:cstheme="majorHAnsi"/>
          <w:sz w:val="22"/>
          <w:szCs w:val="22"/>
        </w:rPr>
        <w:t>ptions</w:t>
      </w:r>
      <w:r>
        <w:rPr>
          <w:rFonts w:asciiTheme="majorHAnsi" w:hAnsiTheme="majorHAnsi" w:cstheme="majorHAnsi"/>
          <w:sz w:val="22"/>
          <w:szCs w:val="22"/>
        </w:rPr>
        <w:t xml:space="preserve"> to change the coloring or aesthetics of the network </w:t>
      </w:r>
      <w:r w:rsidRPr="00C74753">
        <w:rPr>
          <w:rFonts w:asciiTheme="majorHAnsi" w:hAnsiTheme="majorHAnsi" w:cstheme="majorHAnsi"/>
          <w:sz w:val="22"/>
          <w:szCs w:val="22"/>
        </w:rPr>
        <w:t>(</w:t>
      </w:r>
      <w:r w:rsidRPr="00C74753">
        <w:rPr>
          <w:rFonts w:asciiTheme="majorHAnsi" w:hAnsiTheme="majorHAnsi" w:cstheme="majorHAnsi"/>
          <w:b/>
          <w:bCs/>
          <w:sz w:val="22"/>
          <w:szCs w:val="22"/>
        </w:rPr>
        <w:t xml:space="preserve">Figure </w:t>
      </w:r>
      <w:r w:rsidR="00107149">
        <w:rPr>
          <w:rFonts w:asciiTheme="majorHAnsi" w:hAnsiTheme="majorHAnsi" w:cstheme="majorHAnsi"/>
          <w:b/>
          <w:bCs/>
          <w:sz w:val="22"/>
          <w:szCs w:val="22"/>
        </w:rPr>
        <w:t>7</w:t>
      </w:r>
      <w:r w:rsidRPr="00C74753">
        <w:rPr>
          <w:rFonts w:asciiTheme="majorHAnsi" w:hAnsiTheme="majorHAnsi" w:cstheme="majorHAnsi"/>
          <w:sz w:val="22"/>
          <w:szCs w:val="22"/>
        </w:rPr>
        <w:t>)</w:t>
      </w:r>
      <w:r w:rsidR="67376893" w:rsidRPr="00C74753">
        <w:rPr>
          <w:rFonts w:asciiTheme="majorHAnsi" w:hAnsiTheme="majorHAnsi" w:cstheme="majorHAnsi"/>
          <w:sz w:val="22"/>
          <w:szCs w:val="22"/>
        </w:rPr>
        <w:t xml:space="preserve"> are found </w:t>
      </w:r>
      <w:r w:rsidR="41414D80" w:rsidRPr="00C74753">
        <w:rPr>
          <w:rFonts w:asciiTheme="majorHAnsi" w:hAnsiTheme="majorHAnsi" w:cstheme="majorHAnsi"/>
          <w:sz w:val="22"/>
          <w:szCs w:val="22"/>
        </w:rPr>
        <w:t>u</w:t>
      </w:r>
      <w:r w:rsidR="67376893" w:rsidRPr="00C74753">
        <w:rPr>
          <w:rFonts w:asciiTheme="majorHAnsi" w:hAnsiTheme="majorHAnsi" w:cstheme="majorHAnsi"/>
          <w:sz w:val="22"/>
          <w:szCs w:val="22"/>
        </w:rPr>
        <w:t>nderneath the network construction</w:t>
      </w:r>
      <w:r w:rsidR="00E41E06" w:rsidRPr="00C74753">
        <w:rPr>
          <w:rFonts w:asciiTheme="majorHAnsi" w:hAnsiTheme="majorHAnsi" w:cstheme="majorHAnsi"/>
          <w:sz w:val="22"/>
          <w:szCs w:val="22"/>
        </w:rPr>
        <w:t xml:space="preserve"> </w:t>
      </w:r>
      <w:r w:rsidR="73EE917A" w:rsidRPr="00C74753">
        <w:rPr>
          <w:rFonts w:asciiTheme="majorHAnsi" w:hAnsiTheme="majorHAnsi" w:cstheme="majorHAnsi"/>
          <w:sz w:val="22"/>
          <w:szCs w:val="22"/>
        </w:rPr>
        <w:t>options</w:t>
      </w:r>
      <w:r w:rsidR="00E41E06" w:rsidRPr="00C74753">
        <w:rPr>
          <w:rFonts w:asciiTheme="majorHAnsi" w:hAnsiTheme="majorHAnsi" w:cstheme="majorHAnsi"/>
          <w:sz w:val="22"/>
          <w:szCs w:val="22"/>
        </w:rPr>
        <w:t xml:space="preserve">. </w:t>
      </w:r>
      <w:r w:rsidR="12A3FC06" w:rsidRPr="00C74753">
        <w:rPr>
          <w:rFonts w:asciiTheme="majorHAnsi" w:hAnsiTheme="majorHAnsi" w:cstheme="majorHAnsi"/>
          <w:sz w:val="22"/>
          <w:szCs w:val="22"/>
        </w:rPr>
        <w:t xml:space="preserve">Aesthetic </w:t>
      </w:r>
      <w:r>
        <w:rPr>
          <w:rFonts w:asciiTheme="majorHAnsi" w:hAnsiTheme="majorHAnsi" w:cstheme="majorHAnsi"/>
          <w:sz w:val="22"/>
          <w:szCs w:val="22"/>
        </w:rPr>
        <w:t>options</w:t>
      </w:r>
      <w:r w:rsidR="12A3FC06" w:rsidRPr="00C74753">
        <w:rPr>
          <w:rFonts w:asciiTheme="majorHAnsi" w:hAnsiTheme="majorHAnsi" w:cstheme="majorHAnsi"/>
          <w:sz w:val="22"/>
          <w:szCs w:val="22"/>
        </w:rPr>
        <w:t xml:space="preserve"> </w:t>
      </w:r>
      <w:r>
        <w:rPr>
          <w:rFonts w:asciiTheme="majorHAnsi" w:hAnsiTheme="majorHAnsi" w:cstheme="majorHAnsi"/>
          <w:sz w:val="22"/>
          <w:szCs w:val="22"/>
        </w:rPr>
        <w:t>include the</w:t>
      </w:r>
      <w:r w:rsidR="12A3FC06" w:rsidRPr="00C74753">
        <w:rPr>
          <w:rFonts w:asciiTheme="majorHAnsi" w:hAnsiTheme="majorHAnsi" w:cstheme="majorHAnsi"/>
          <w:sz w:val="22"/>
          <w:szCs w:val="22"/>
        </w:rPr>
        <w:t xml:space="preserve"> background theme, </w:t>
      </w:r>
      <w:r w:rsidR="00107149">
        <w:rPr>
          <w:rFonts w:asciiTheme="majorHAnsi" w:hAnsiTheme="majorHAnsi" w:cstheme="majorHAnsi"/>
          <w:sz w:val="22"/>
          <w:szCs w:val="22"/>
        </w:rPr>
        <w:t xml:space="preserve">curvedness </w:t>
      </w:r>
      <w:r w:rsidR="12A3FC06" w:rsidRPr="00C74753">
        <w:rPr>
          <w:rFonts w:asciiTheme="majorHAnsi" w:hAnsiTheme="majorHAnsi" w:cstheme="majorHAnsi"/>
          <w:sz w:val="22"/>
          <w:szCs w:val="22"/>
        </w:rPr>
        <w:t>of edges, edge width, edge transparency, and whether isolated nodes</w:t>
      </w:r>
      <w:r w:rsidR="0072578E">
        <w:rPr>
          <w:rFonts w:asciiTheme="majorHAnsi" w:hAnsiTheme="majorHAnsi" w:cstheme="majorHAnsi"/>
          <w:sz w:val="22"/>
          <w:szCs w:val="22"/>
        </w:rPr>
        <w:t xml:space="preserve"> (nodes without edges)</w:t>
      </w:r>
      <w:r w:rsidR="12A3FC06" w:rsidRPr="00C74753">
        <w:rPr>
          <w:rFonts w:asciiTheme="majorHAnsi" w:hAnsiTheme="majorHAnsi" w:cstheme="majorHAnsi"/>
          <w:sz w:val="22"/>
          <w:szCs w:val="22"/>
        </w:rPr>
        <w:t xml:space="preserve"> should be plotted (boxes </w:t>
      </w:r>
      <w:r w:rsidR="742EDB89" w:rsidRPr="00C74753">
        <w:rPr>
          <w:rFonts w:asciiTheme="majorHAnsi" w:hAnsiTheme="majorHAnsi" w:cstheme="majorHAnsi"/>
          <w:sz w:val="22"/>
          <w:szCs w:val="22"/>
        </w:rPr>
        <w:t>6</w:t>
      </w:r>
      <w:r w:rsidR="12A3FC06" w:rsidRPr="00C74753">
        <w:rPr>
          <w:rFonts w:asciiTheme="majorHAnsi" w:hAnsiTheme="majorHAnsi" w:cstheme="majorHAnsi"/>
          <w:sz w:val="22"/>
          <w:szCs w:val="22"/>
        </w:rPr>
        <w:t>-</w:t>
      </w:r>
      <w:r w:rsidR="1D8AD55C" w:rsidRPr="00C74753">
        <w:rPr>
          <w:rFonts w:asciiTheme="majorHAnsi" w:hAnsiTheme="majorHAnsi" w:cstheme="majorHAnsi"/>
          <w:sz w:val="22"/>
          <w:szCs w:val="22"/>
        </w:rPr>
        <w:t>10</w:t>
      </w:r>
      <w:r w:rsidR="12A3FC06" w:rsidRPr="00C74753">
        <w:rPr>
          <w:rFonts w:asciiTheme="majorHAnsi" w:hAnsiTheme="majorHAnsi" w:cstheme="majorHAnsi"/>
          <w:sz w:val="22"/>
          <w:szCs w:val="22"/>
        </w:rPr>
        <w:t xml:space="preserve"> in </w:t>
      </w:r>
      <w:r w:rsidR="6125299C" w:rsidRPr="00C74753">
        <w:rPr>
          <w:rFonts w:asciiTheme="majorHAnsi" w:hAnsiTheme="majorHAnsi" w:cstheme="majorHAnsi"/>
          <w:b/>
          <w:bCs/>
          <w:sz w:val="22"/>
          <w:szCs w:val="22"/>
        </w:rPr>
        <w:t>F</w:t>
      </w:r>
      <w:r w:rsidR="12A3FC06" w:rsidRPr="00C74753">
        <w:rPr>
          <w:rFonts w:asciiTheme="majorHAnsi" w:hAnsiTheme="majorHAnsi" w:cstheme="majorHAnsi"/>
          <w:b/>
          <w:bCs/>
          <w:sz w:val="22"/>
          <w:szCs w:val="22"/>
        </w:rPr>
        <w:t xml:space="preserve">igure </w:t>
      </w:r>
      <w:r w:rsidR="0072578E">
        <w:rPr>
          <w:rFonts w:asciiTheme="majorHAnsi" w:hAnsiTheme="majorHAnsi" w:cstheme="majorHAnsi"/>
          <w:b/>
          <w:bCs/>
          <w:sz w:val="22"/>
          <w:szCs w:val="22"/>
        </w:rPr>
        <w:t>7</w:t>
      </w:r>
      <w:r w:rsidR="12A3FC06" w:rsidRPr="00C74753">
        <w:rPr>
          <w:rFonts w:asciiTheme="majorHAnsi" w:hAnsiTheme="majorHAnsi" w:cstheme="majorHAnsi"/>
          <w:sz w:val="22"/>
          <w:szCs w:val="22"/>
        </w:rPr>
        <w:t>)</w:t>
      </w:r>
      <w:r w:rsidR="07557DA1" w:rsidRPr="00C74753">
        <w:rPr>
          <w:rFonts w:asciiTheme="majorHAnsi" w:hAnsiTheme="majorHAnsi" w:cstheme="majorHAnsi"/>
          <w:sz w:val="22"/>
          <w:szCs w:val="22"/>
        </w:rPr>
        <w:t>.</w:t>
      </w:r>
      <w:r w:rsidR="12A3FC06" w:rsidRPr="00C74753">
        <w:rPr>
          <w:rFonts w:asciiTheme="majorHAnsi" w:hAnsiTheme="majorHAnsi" w:cstheme="majorHAnsi"/>
          <w:sz w:val="22"/>
          <w:szCs w:val="22"/>
        </w:rPr>
        <w:t xml:space="preserve"> </w:t>
      </w:r>
      <w:r w:rsidR="6DD014CF" w:rsidRPr="00C74753">
        <w:rPr>
          <w:rFonts w:asciiTheme="majorHAnsi" w:hAnsiTheme="majorHAnsi" w:cstheme="majorHAnsi"/>
          <w:sz w:val="22"/>
          <w:szCs w:val="22"/>
        </w:rPr>
        <w:t>T</w:t>
      </w:r>
      <w:r w:rsidR="20A9011F" w:rsidRPr="00C74753">
        <w:rPr>
          <w:rFonts w:asciiTheme="majorHAnsi" w:hAnsiTheme="majorHAnsi" w:cstheme="majorHAnsi"/>
          <w:sz w:val="22"/>
          <w:szCs w:val="22"/>
        </w:rPr>
        <w:t>he random seed (</w:t>
      </w:r>
      <w:r w:rsidR="31537818" w:rsidRPr="00C74753">
        <w:rPr>
          <w:rFonts w:asciiTheme="majorHAnsi" w:hAnsiTheme="majorHAnsi" w:cstheme="majorHAnsi"/>
          <w:sz w:val="22"/>
          <w:szCs w:val="22"/>
        </w:rPr>
        <w:t xml:space="preserve">box 3, </w:t>
      </w:r>
      <w:r w:rsidR="20A9011F" w:rsidRPr="00C74753">
        <w:rPr>
          <w:rFonts w:asciiTheme="majorHAnsi" w:hAnsiTheme="majorHAnsi" w:cstheme="majorHAnsi"/>
          <w:b/>
          <w:bCs/>
          <w:sz w:val="22"/>
          <w:szCs w:val="22"/>
        </w:rPr>
        <w:t xml:space="preserve">Figure </w:t>
      </w:r>
      <w:r w:rsidR="0072578E">
        <w:rPr>
          <w:rFonts w:asciiTheme="majorHAnsi" w:hAnsiTheme="majorHAnsi" w:cstheme="majorHAnsi"/>
          <w:b/>
          <w:bCs/>
          <w:sz w:val="22"/>
          <w:szCs w:val="22"/>
        </w:rPr>
        <w:t>7</w:t>
      </w:r>
      <w:r w:rsidR="20A9011F" w:rsidRPr="00C74753">
        <w:rPr>
          <w:rFonts w:asciiTheme="majorHAnsi" w:hAnsiTheme="majorHAnsi" w:cstheme="majorHAnsi"/>
          <w:sz w:val="22"/>
          <w:szCs w:val="22"/>
        </w:rPr>
        <w:t>) change</w:t>
      </w:r>
      <w:r w:rsidR="41CA011A" w:rsidRPr="00C74753">
        <w:rPr>
          <w:rFonts w:asciiTheme="majorHAnsi" w:hAnsiTheme="majorHAnsi" w:cstheme="majorHAnsi"/>
          <w:sz w:val="22"/>
          <w:szCs w:val="22"/>
        </w:rPr>
        <w:t>s</w:t>
      </w:r>
      <w:r w:rsidR="20A9011F" w:rsidRPr="00C74753">
        <w:rPr>
          <w:rFonts w:asciiTheme="majorHAnsi" w:hAnsiTheme="majorHAnsi" w:cstheme="majorHAnsi"/>
          <w:sz w:val="22"/>
          <w:szCs w:val="22"/>
        </w:rPr>
        <w:t xml:space="preserve"> the </w:t>
      </w:r>
      <w:r w:rsidR="00D23F66">
        <w:rPr>
          <w:rFonts w:asciiTheme="majorHAnsi" w:hAnsiTheme="majorHAnsi" w:cstheme="majorHAnsi"/>
          <w:sz w:val="22"/>
          <w:szCs w:val="22"/>
        </w:rPr>
        <w:t>orientation</w:t>
      </w:r>
      <w:r w:rsidR="20A9011F" w:rsidRPr="00C74753">
        <w:rPr>
          <w:rFonts w:asciiTheme="majorHAnsi" w:hAnsiTheme="majorHAnsi" w:cstheme="majorHAnsi"/>
          <w:sz w:val="22"/>
          <w:szCs w:val="22"/>
        </w:rPr>
        <w:t xml:space="preserve"> of the</w:t>
      </w:r>
      <w:r w:rsidR="00D23F66">
        <w:rPr>
          <w:rFonts w:asciiTheme="majorHAnsi" w:hAnsiTheme="majorHAnsi" w:cstheme="majorHAnsi"/>
          <w:sz w:val="22"/>
          <w:szCs w:val="22"/>
        </w:rPr>
        <w:t xml:space="preserve"> network</w:t>
      </w:r>
      <w:r w:rsidR="20A9011F" w:rsidRPr="00C74753">
        <w:rPr>
          <w:rFonts w:asciiTheme="majorHAnsi" w:hAnsiTheme="majorHAnsi" w:cstheme="majorHAnsi"/>
          <w:sz w:val="22"/>
          <w:szCs w:val="22"/>
        </w:rPr>
        <w:t xml:space="preserve"> </w:t>
      </w:r>
      <w:r w:rsidR="00D23F66">
        <w:rPr>
          <w:rFonts w:asciiTheme="majorHAnsi" w:hAnsiTheme="majorHAnsi" w:cstheme="majorHAnsi"/>
          <w:sz w:val="22"/>
          <w:szCs w:val="22"/>
        </w:rPr>
        <w:t>but will not affect</w:t>
      </w:r>
      <w:r w:rsidR="20A9011F" w:rsidRPr="00C74753">
        <w:rPr>
          <w:rFonts w:asciiTheme="majorHAnsi" w:hAnsiTheme="majorHAnsi" w:cstheme="majorHAnsi"/>
          <w:sz w:val="22"/>
          <w:szCs w:val="22"/>
        </w:rPr>
        <w:t xml:space="preserve"> the nodes, edges or clustering of the network.</w:t>
      </w:r>
    </w:p>
    <w:p w14:paraId="793D64EE" w14:textId="78CC8D03" w:rsidR="00EB3254" w:rsidRPr="00C74753" w:rsidRDefault="08E38C76" w:rsidP="00245D2C">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583732FB" wp14:editId="66BCBCE7">
            <wp:extent cx="2542186" cy="3289300"/>
            <wp:effectExtent l="0" t="0" r="0" b="6350"/>
            <wp:docPr id="489422753" name="Picture 4894227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5">
                      <a:extLst>
                        <a:ext uri="{28A0092B-C50C-407E-A947-70E740481C1C}">
                          <a14:useLocalDpi xmlns:a14="http://schemas.microsoft.com/office/drawing/2010/main" val="0"/>
                        </a:ext>
                      </a:extLst>
                    </a:blip>
                    <a:srcRect b="19702"/>
                    <a:stretch/>
                  </pic:blipFill>
                  <pic:spPr bwMode="auto">
                    <a:xfrm>
                      <a:off x="0" y="0"/>
                      <a:ext cx="2542571" cy="3289799"/>
                    </a:xfrm>
                    <a:prstGeom prst="rect">
                      <a:avLst/>
                    </a:prstGeom>
                    <a:ln>
                      <a:noFill/>
                    </a:ln>
                    <a:extLst>
                      <a:ext uri="{53640926-AAD7-44D8-BBD7-CCE9431645EC}">
                        <a14:shadowObscured xmlns:a14="http://schemas.microsoft.com/office/drawing/2010/main"/>
                      </a:ext>
                    </a:extLst>
                  </pic:spPr>
                </pic:pic>
              </a:graphicData>
            </a:graphic>
          </wp:inline>
        </w:drawing>
      </w:r>
    </w:p>
    <w:p w14:paraId="35ED02EB" w14:textId="522E76BA" w:rsidR="00EB3254" w:rsidRPr="00421D0E" w:rsidRDefault="00EB3254" w:rsidP="00245D2C">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7</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8B7E7C">
        <w:rPr>
          <w:rFonts w:asciiTheme="majorHAnsi" w:hAnsiTheme="majorHAnsi" w:cstheme="majorHAnsi"/>
          <w:sz w:val="20"/>
          <w:szCs w:val="20"/>
        </w:rPr>
        <w:t>SpeSpeNet a</w:t>
      </w:r>
      <w:r w:rsidRPr="00421D0E">
        <w:rPr>
          <w:rFonts w:asciiTheme="majorHAnsi" w:hAnsiTheme="majorHAnsi" w:cstheme="majorHAnsi"/>
          <w:sz w:val="20"/>
          <w:szCs w:val="20"/>
        </w:rPr>
        <w:t>esthetic mapping options</w:t>
      </w:r>
      <w:r w:rsidR="000C4293">
        <w:rPr>
          <w:rFonts w:asciiTheme="majorHAnsi" w:hAnsiTheme="majorHAnsi" w:cstheme="majorHAnsi"/>
          <w:sz w:val="20"/>
          <w:szCs w:val="20"/>
        </w:rPr>
        <w:t>.</w:t>
      </w:r>
    </w:p>
    <w:p w14:paraId="3A2D7D79" w14:textId="47CFB552" w:rsidR="0038185F" w:rsidRPr="00C74753" w:rsidRDefault="00E41E06">
      <w:pPr>
        <w:pStyle w:val="BodyText"/>
        <w:rPr>
          <w:rFonts w:asciiTheme="majorHAnsi" w:hAnsiTheme="majorHAnsi" w:cstheme="majorHAnsi"/>
          <w:sz w:val="22"/>
          <w:szCs w:val="22"/>
        </w:rPr>
      </w:pPr>
      <w:r w:rsidRPr="00C74753">
        <w:rPr>
          <w:rFonts w:asciiTheme="majorHAnsi" w:hAnsiTheme="majorHAnsi" w:cstheme="majorHAnsi"/>
          <w:sz w:val="22"/>
          <w:szCs w:val="22"/>
        </w:rPr>
        <w:t>If there are</w:t>
      </w:r>
      <w:r w:rsidR="70FC4374" w:rsidRPr="00C74753">
        <w:rPr>
          <w:rFonts w:asciiTheme="majorHAnsi" w:hAnsiTheme="majorHAnsi" w:cstheme="majorHAnsi"/>
          <w:sz w:val="22"/>
          <w:szCs w:val="22"/>
        </w:rPr>
        <w:t xml:space="preserve"> categorical</w:t>
      </w:r>
      <w:r w:rsidRPr="00C74753">
        <w:rPr>
          <w:rFonts w:asciiTheme="majorHAnsi" w:hAnsiTheme="majorHAnsi" w:cstheme="majorHAnsi"/>
          <w:sz w:val="22"/>
          <w:szCs w:val="22"/>
        </w:rPr>
        <w:t xml:space="preserve"> environmental </w:t>
      </w:r>
      <w:r w:rsidR="4B7362B0" w:rsidRPr="00C74753">
        <w:rPr>
          <w:rFonts w:asciiTheme="majorHAnsi" w:hAnsiTheme="majorHAnsi" w:cstheme="majorHAnsi"/>
          <w:sz w:val="22"/>
          <w:szCs w:val="22"/>
        </w:rPr>
        <w:t>variables</w:t>
      </w:r>
      <w:r w:rsidRPr="00C74753">
        <w:rPr>
          <w:rFonts w:asciiTheme="majorHAnsi" w:hAnsiTheme="majorHAnsi" w:cstheme="majorHAnsi"/>
          <w:sz w:val="22"/>
          <w:szCs w:val="22"/>
        </w:rPr>
        <w:t xml:space="preserve">, the </w:t>
      </w:r>
      <w:r w:rsidR="00E24B3A" w:rsidRPr="00C74753">
        <w:rPr>
          <w:rFonts w:asciiTheme="majorHAnsi" w:hAnsiTheme="majorHAnsi" w:cstheme="majorHAnsi"/>
          <w:sz w:val="22"/>
          <w:szCs w:val="22"/>
        </w:rPr>
        <w:t xml:space="preserve">user can zoom in on </w:t>
      </w:r>
      <w:r w:rsidR="766F3FB2" w:rsidRPr="00C74753">
        <w:rPr>
          <w:rFonts w:asciiTheme="majorHAnsi" w:hAnsiTheme="majorHAnsi" w:cstheme="majorHAnsi"/>
          <w:sz w:val="22"/>
          <w:szCs w:val="22"/>
        </w:rPr>
        <w:t xml:space="preserve">a specific </w:t>
      </w:r>
      <w:r w:rsidR="00E24B3A" w:rsidRPr="00C74753">
        <w:rPr>
          <w:rFonts w:asciiTheme="majorHAnsi" w:hAnsiTheme="majorHAnsi" w:cstheme="majorHAnsi"/>
          <w:sz w:val="22"/>
          <w:szCs w:val="22"/>
        </w:rPr>
        <w:t>categor</w:t>
      </w:r>
      <w:r w:rsidR="148EC591" w:rsidRPr="00C74753">
        <w:rPr>
          <w:rFonts w:asciiTheme="majorHAnsi" w:hAnsiTheme="majorHAnsi" w:cstheme="majorHAnsi"/>
          <w:sz w:val="22"/>
          <w:szCs w:val="22"/>
        </w:rPr>
        <w:t>y (</w:t>
      </w:r>
      <w:r w:rsidR="006010EC" w:rsidRPr="00C74753">
        <w:rPr>
          <w:rFonts w:asciiTheme="majorHAnsi" w:hAnsiTheme="majorHAnsi" w:cstheme="majorHAnsi"/>
          <w:sz w:val="22"/>
          <w:szCs w:val="22"/>
        </w:rPr>
        <w:t xml:space="preserve">menu 4 in </w:t>
      </w:r>
      <w:r w:rsidR="6F54F61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7</w:t>
      </w:r>
      <w:r w:rsidR="293A9242" w:rsidRPr="00C74753">
        <w:rPr>
          <w:rFonts w:asciiTheme="majorHAnsi" w:hAnsiTheme="majorHAnsi" w:cstheme="majorHAnsi"/>
          <w:sz w:val="22"/>
          <w:szCs w:val="22"/>
        </w:rPr>
        <w:t>)</w:t>
      </w:r>
      <w:r w:rsidR="00E24B3A" w:rsidRPr="00C74753">
        <w:rPr>
          <w:rFonts w:asciiTheme="majorHAnsi" w:hAnsiTheme="majorHAnsi" w:cstheme="majorHAnsi"/>
          <w:sz w:val="22"/>
          <w:szCs w:val="22"/>
        </w:rPr>
        <w:t xml:space="preserve">. </w:t>
      </w:r>
      <w:r w:rsidR="237B83B8" w:rsidRPr="00C74753">
        <w:rPr>
          <w:rFonts w:asciiTheme="majorHAnsi" w:hAnsiTheme="majorHAnsi" w:cstheme="majorHAnsi"/>
          <w:sz w:val="22"/>
          <w:szCs w:val="22"/>
        </w:rPr>
        <w:t xml:space="preserve">This is only possible for categories with at least eight samples. </w:t>
      </w:r>
      <w:r w:rsidR="5079249F" w:rsidRPr="00C74753">
        <w:rPr>
          <w:rFonts w:asciiTheme="majorHAnsi" w:hAnsiTheme="majorHAnsi" w:cstheme="majorHAnsi"/>
          <w:sz w:val="22"/>
          <w:szCs w:val="22"/>
        </w:rPr>
        <w:t>A new</w:t>
      </w:r>
      <w:r w:rsidR="000C4293">
        <w:rPr>
          <w:rFonts w:asciiTheme="majorHAnsi" w:hAnsiTheme="majorHAnsi" w:cstheme="majorHAnsi"/>
          <w:sz w:val="22"/>
          <w:szCs w:val="22"/>
        </w:rPr>
        <w:t xml:space="preserve"> correlation matrix and</w:t>
      </w:r>
      <w:r w:rsidR="5079249F" w:rsidRPr="00C74753">
        <w:rPr>
          <w:rFonts w:asciiTheme="majorHAnsi" w:hAnsiTheme="majorHAnsi" w:cstheme="majorHAnsi"/>
          <w:sz w:val="22"/>
          <w:szCs w:val="22"/>
        </w:rPr>
        <w:t xml:space="preserve"> network is then constructed using only the samples in the chosen category. </w:t>
      </w:r>
      <w:r w:rsidR="0EF39B3F" w:rsidRPr="00C74753">
        <w:rPr>
          <w:rFonts w:asciiTheme="majorHAnsi" w:hAnsiTheme="majorHAnsi" w:cstheme="majorHAnsi"/>
          <w:sz w:val="22"/>
          <w:szCs w:val="22"/>
        </w:rPr>
        <w:t xml:space="preserve">As an example, we show </w:t>
      </w:r>
      <w:r w:rsidR="00F632B3" w:rsidRPr="00C74753">
        <w:rPr>
          <w:rFonts w:asciiTheme="majorHAnsi" w:hAnsiTheme="majorHAnsi" w:cstheme="majorHAnsi"/>
          <w:sz w:val="22"/>
          <w:szCs w:val="22"/>
        </w:rPr>
        <w:t>a network</w:t>
      </w:r>
      <w:r w:rsidR="008B7E7C">
        <w:rPr>
          <w:rFonts w:asciiTheme="majorHAnsi" w:hAnsiTheme="majorHAnsi" w:cstheme="majorHAnsi"/>
          <w:sz w:val="22"/>
          <w:szCs w:val="22"/>
        </w:rPr>
        <w:t xml:space="preserve"> </w:t>
      </w:r>
      <w:r w:rsidR="00F632B3" w:rsidRPr="00C74753">
        <w:rPr>
          <w:rFonts w:asciiTheme="majorHAnsi" w:hAnsiTheme="majorHAnsi" w:cstheme="majorHAnsi"/>
          <w:sz w:val="22"/>
          <w:szCs w:val="22"/>
        </w:rPr>
        <w:t>constructed using the entire dataset and a network constructed using clay samples only</w:t>
      </w:r>
      <w:r w:rsidR="000C4293">
        <w:rPr>
          <w:rFonts w:asciiTheme="majorHAnsi" w:hAnsiTheme="majorHAnsi" w:cstheme="majorHAnsi"/>
          <w:sz w:val="22"/>
          <w:szCs w:val="22"/>
        </w:rPr>
        <w:t xml:space="preserve"> (data from </w:t>
      </w:r>
      <w:proofErr w:type="spellStart"/>
      <w:r w:rsidR="000C4293">
        <w:rPr>
          <w:rFonts w:asciiTheme="majorHAnsi" w:hAnsiTheme="majorHAnsi" w:cstheme="majorHAnsi"/>
          <w:sz w:val="22"/>
          <w:szCs w:val="22"/>
        </w:rPr>
        <w:t>Brenzinger</w:t>
      </w:r>
      <w:proofErr w:type="spellEnd"/>
      <w:r w:rsidR="000C4293">
        <w:rPr>
          <w:rFonts w:asciiTheme="majorHAnsi" w:hAnsiTheme="majorHAnsi" w:cstheme="majorHAnsi"/>
          <w:sz w:val="22"/>
          <w:szCs w:val="22"/>
        </w:rPr>
        <w:t xml:space="preserve"> </w:t>
      </w:r>
      <w:r w:rsidR="000C4293" w:rsidRPr="008B7E7C">
        <w:rPr>
          <w:rFonts w:asciiTheme="majorHAnsi" w:hAnsiTheme="majorHAnsi" w:cstheme="majorHAnsi"/>
          <w:i/>
          <w:iCs/>
          <w:sz w:val="22"/>
          <w:szCs w:val="22"/>
        </w:rPr>
        <w:t>et al</w:t>
      </w:r>
      <w:r w:rsidR="000C4293">
        <w:rPr>
          <w:rFonts w:asciiTheme="majorHAnsi" w:hAnsiTheme="majorHAnsi" w:cstheme="majorHAnsi"/>
          <w:sz w:val="22"/>
          <w:szCs w:val="22"/>
        </w:rPr>
        <w:t>, 2021)</w:t>
      </w:r>
      <w:r w:rsidR="4EA51CC4" w:rsidRPr="00C74753">
        <w:rPr>
          <w:rFonts w:asciiTheme="majorHAnsi" w:hAnsiTheme="majorHAnsi" w:cstheme="majorHAnsi"/>
          <w:sz w:val="22"/>
          <w:szCs w:val="22"/>
        </w:rPr>
        <w:t xml:space="preserve"> (</w:t>
      </w:r>
      <w:r w:rsidR="4EA51CC4" w:rsidRPr="00C74753">
        <w:rPr>
          <w:rFonts w:asciiTheme="majorHAnsi" w:hAnsiTheme="majorHAnsi" w:cstheme="majorHAnsi"/>
          <w:b/>
          <w:bCs/>
          <w:sz w:val="22"/>
          <w:szCs w:val="22"/>
        </w:rPr>
        <w:t>F</w:t>
      </w:r>
      <w:r w:rsidR="00F632B3" w:rsidRPr="00C74753">
        <w:rPr>
          <w:rFonts w:asciiTheme="majorHAnsi" w:hAnsiTheme="majorHAnsi" w:cstheme="majorHAnsi"/>
          <w:b/>
          <w:bCs/>
          <w:sz w:val="22"/>
          <w:szCs w:val="22"/>
        </w:rPr>
        <w:t xml:space="preserve">igure </w:t>
      </w:r>
      <w:r w:rsidR="008B7E7C">
        <w:rPr>
          <w:rFonts w:asciiTheme="majorHAnsi" w:hAnsiTheme="majorHAnsi" w:cstheme="majorHAnsi"/>
          <w:b/>
          <w:bCs/>
          <w:sz w:val="22"/>
          <w:szCs w:val="22"/>
        </w:rPr>
        <w:t>8</w:t>
      </w:r>
      <w:r w:rsidR="59E17B16" w:rsidRPr="00C74753">
        <w:rPr>
          <w:rFonts w:asciiTheme="majorHAnsi" w:hAnsiTheme="majorHAnsi" w:cstheme="majorHAnsi"/>
          <w:sz w:val="22"/>
          <w:szCs w:val="22"/>
        </w:rPr>
        <w:t>)</w:t>
      </w:r>
      <w:r w:rsidR="00F632B3" w:rsidRPr="00C74753">
        <w:rPr>
          <w:rFonts w:asciiTheme="majorHAnsi" w:hAnsiTheme="majorHAnsi" w:cstheme="majorHAnsi"/>
          <w:sz w:val="22"/>
          <w:szCs w:val="22"/>
        </w:rPr>
        <w:t>.</w:t>
      </w:r>
      <w:r w:rsidR="00413C74" w:rsidRPr="00C74753">
        <w:rPr>
          <w:rFonts w:asciiTheme="majorHAnsi" w:hAnsiTheme="majorHAnsi" w:cstheme="majorHAnsi"/>
          <w:sz w:val="22"/>
          <w:szCs w:val="22"/>
        </w:rPr>
        <w:t xml:space="preserve"> </w:t>
      </w:r>
    </w:p>
    <w:p w14:paraId="3BCFDBF1" w14:textId="7E073E68" w:rsidR="00065A24" w:rsidRDefault="3DA1F51E" w:rsidP="00065A24">
      <w:pPr>
        <w:pStyle w:val="NormalWeb"/>
      </w:pPr>
      <w:r w:rsidRPr="00C74753">
        <w:rPr>
          <w:rFonts w:asciiTheme="majorHAnsi" w:hAnsiTheme="majorHAnsi" w:cstheme="majorHAnsi"/>
          <w:noProof/>
          <w:sz w:val="22"/>
          <w:szCs w:val="22"/>
        </w:rPr>
        <w:drawing>
          <wp:inline distT="0" distB="0" distL="0" distR="0" wp14:anchorId="7EE25486" wp14:editId="32C04C16">
            <wp:extent cx="2251054" cy="1714612"/>
            <wp:effectExtent l="0" t="0" r="0" b="0"/>
            <wp:docPr id="1081280780" name="Picture 10812807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extLst>
                        <a:ext uri="{28A0092B-C50C-407E-A947-70E740481C1C}">
                          <a14:useLocalDpi xmlns:a14="http://schemas.microsoft.com/office/drawing/2010/main" val="0"/>
                        </a:ext>
                      </a:extLst>
                    </a:blip>
                    <a:stretch>
                      <a:fillRect/>
                    </a:stretch>
                  </pic:blipFill>
                  <pic:spPr>
                    <a:xfrm>
                      <a:off x="0" y="0"/>
                      <a:ext cx="2251054" cy="1714612"/>
                    </a:xfrm>
                    <a:prstGeom prst="rect">
                      <a:avLst/>
                    </a:prstGeom>
                  </pic:spPr>
                </pic:pic>
              </a:graphicData>
            </a:graphic>
          </wp:inline>
        </w:drawing>
      </w:r>
      <w:r w:rsidR="00293D3F" w:rsidRPr="00C74753">
        <w:rPr>
          <w:rFonts w:asciiTheme="majorHAnsi" w:hAnsiTheme="majorHAnsi" w:cstheme="majorHAnsi"/>
          <w:sz w:val="22"/>
          <w:szCs w:val="22"/>
        </w:rPr>
        <w:tab/>
      </w:r>
      <w:r w:rsidR="00065A24">
        <w:rPr>
          <w:noProof/>
        </w:rPr>
        <w:drawing>
          <wp:inline distT="0" distB="0" distL="0" distR="0" wp14:anchorId="7E73CEC2" wp14:editId="3BC0F973">
            <wp:extent cx="2971800" cy="3000866"/>
            <wp:effectExtent l="0" t="0" r="0" b="9525"/>
            <wp:docPr id="4303259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980642" cy="3009794"/>
                    </a:xfrm>
                    <a:prstGeom prst="rect">
                      <a:avLst/>
                    </a:prstGeom>
                    <a:noFill/>
                    <a:ln>
                      <a:noFill/>
                    </a:ln>
                  </pic:spPr>
                </pic:pic>
              </a:graphicData>
            </a:graphic>
          </wp:inline>
        </w:drawing>
      </w:r>
    </w:p>
    <w:p w14:paraId="0A4D513E" w14:textId="0D471AD9" w:rsidR="451F14E5" w:rsidRPr="00CF3F7D" w:rsidRDefault="451F14E5" w:rsidP="00CF3F7D">
      <w:pPr>
        <w:pStyle w:val="NormalWeb"/>
        <w:rPr>
          <w:lang w:val="en-US"/>
        </w:rPr>
      </w:pPr>
      <w:r w:rsidRPr="00C74753">
        <w:rPr>
          <w:rFonts w:asciiTheme="majorHAnsi" w:hAnsiTheme="majorHAnsi" w:cstheme="majorHAnsi"/>
          <w:noProof/>
          <w:sz w:val="22"/>
          <w:szCs w:val="22"/>
        </w:rPr>
        <w:lastRenderedPageBreak/>
        <w:drawing>
          <wp:inline distT="0" distB="0" distL="0" distR="0" wp14:anchorId="3AD1451C" wp14:editId="240CC1F6">
            <wp:extent cx="2250440" cy="1711745"/>
            <wp:effectExtent l="0" t="0" r="0" b="3175"/>
            <wp:docPr id="1670875043" name="Picture 1670875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extLst>
                        <a:ext uri="{28A0092B-C50C-407E-A947-70E740481C1C}">
                          <a14:useLocalDpi xmlns:a14="http://schemas.microsoft.com/office/drawing/2010/main" val="0"/>
                        </a:ext>
                      </a:extLst>
                    </a:blip>
                    <a:stretch>
                      <a:fillRect/>
                    </a:stretch>
                  </pic:blipFill>
                  <pic:spPr>
                    <a:xfrm>
                      <a:off x="0" y="0"/>
                      <a:ext cx="2255287" cy="1715432"/>
                    </a:xfrm>
                    <a:prstGeom prst="rect">
                      <a:avLst/>
                    </a:prstGeom>
                  </pic:spPr>
                </pic:pic>
              </a:graphicData>
            </a:graphic>
          </wp:inline>
        </w:drawing>
      </w:r>
      <w:r w:rsidRPr="00065A24">
        <w:rPr>
          <w:rFonts w:asciiTheme="majorHAnsi" w:hAnsiTheme="majorHAnsi" w:cstheme="majorHAnsi"/>
          <w:sz w:val="22"/>
          <w:szCs w:val="22"/>
          <w:lang w:val="en-US"/>
        </w:rPr>
        <w:t xml:space="preserve"> </w:t>
      </w:r>
      <w:r w:rsidR="00065A24">
        <w:rPr>
          <w:noProof/>
        </w:rPr>
        <w:drawing>
          <wp:inline distT="0" distB="0" distL="0" distR="0" wp14:anchorId="71841564" wp14:editId="688119A0">
            <wp:extent cx="2978150" cy="3150077"/>
            <wp:effectExtent l="0" t="0" r="0" b="0"/>
            <wp:docPr id="212718316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983408" cy="3155639"/>
                    </a:xfrm>
                    <a:prstGeom prst="rect">
                      <a:avLst/>
                    </a:prstGeom>
                    <a:noFill/>
                    <a:ln>
                      <a:noFill/>
                    </a:ln>
                  </pic:spPr>
                </pic:pic>
              </a:graphicData>
            </a:graphic>
          </wp:inline>
        </w:drawing>
      </w:r>
    </w:p>
    <w:p w14:paraId="72D18116" w14:textId="5159FE4E" w:rsidR="00293D3F" w:rsidRDefault="00293D3F" w:rsidP="00620D55">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08B7E7C">
        <w:rPr>
          <w:rFonts w:asciiTheme="majorHAnsi" w:hAnsiTheme="majorHAnsi" w:cstheme="majorHAnsi"/>
          <w:b/>
          <w:bCs/>
          <w:sz w:val="20"/>
          <w:szCs w:val="20"/>
        </w:rPr>
        <w:t>8</w:t>
      </w:r>
      <w:r w:rsidRPr="00421D0E">
        <w:rPr>
          <w:rFonts w:asciiTheme="majorHAnsi" w:hAnsiTheme="majorHAnsi" w:cstheme="majorHAnsi"/>
          <w:sz w:val="20"/>
          <w:szCs w:val="20"/>
        </w:rPr>
        <w:t xml:space="preserve">. </w:t>
      </w:r>
      <w:r w:rsidR="005F741A">
        <w:rPr>
          <w:rFonts w:asciiTheme="majorHAnsi" w:hAnsiTheme="majorHAnsi" w:cstheme="majorHAnsi"/>
          <w:sz w:val="20"/>
          <w:szCs w:val="20"/>
        </w:rPr>
        <w:t xml:space="preserve">Network made using the </w:t>
      </w:r>
      <w:r w:rsidRPr="00421D0E">
        <w:rPr>
          <w:rFonts w:asciiTheme="majorHAnsi" w:hAnsiTheme="majorHAnsi" w:cstheme="majorHAnsi"/>
          <w:sz w:val="20"/>
          <w:szCs w:val="20"/>
        </w:rPr>
        <w:t xml:space="preserve">full dataset and </w:t>
      </w:r>
      <w:r w:rsidR="005F741A">
        <w:rPr>
          <w:rFonts w:asciiTheme="majorHAnsi" w:hAnsiTheme="majorHAnsi" w:cstheme="majorHAnsi"/>
          <w:sz w:val="20"/>
          <w:szCs w:val="20"/>
        </w:rPr>
        <w:t>a</w:t>
      </w:r>
      <w:r w:rsidRPr="00421D0E">
        <w:rPr>
          <w:rFonts w:asciiTheme="majorHAnsi" w:hAnsiTheme="majorHAnsi" w:cstheme="majorHAnsi"/>
          <w:sz w:val="20"/>
          <w:szCs w:val="20"/>
        </w:rPr>
        <w:t xml:space="preserve"> subnetwork constructed using only samples from clay soils</w:t>
      </w:r>
      <w:r w:rsidR="00CF3F7D">
        <w:rPr>
          <w:rFonts w:asciiTheme="majorHAnsi" w:hAnsiTheme="majorHAnsi" w:cstheme="majorHAnsi"/>
          <w:sz w:val="20"/>
          <w:szCs w:val="20"/>
        </w:rPr>
        <w:t xml:space="preserve"> (d</w:t>
      </w:r>
      <w:r w:rsidR="00065A24">
        <w:rPr>
          <w:rFonts w:asciiTheme="majorHAnsi" w:hAnsiTheme="majorHAnsi" w:cstheme="majorHAnsi"/>
          <w:sz w:val="20"/>
          <w:szCs w:val="20"/>
        </w:rPr>
        <w:t xml:space="preserve">ata from </w:t>
      </w:r>
      <w:proofErr w:type="spellStart"/>
      <w:r w:rsidR="00065A24">
        <w:rPr>
          <w:rFonts w:asciiTheme="majorHAnsi" w:hAnsiTheme="majorHAnsi" w:cstheme="majorHAnsi"/>
          <w:sz w:val="20"/>
          <w:szCs w:val="20"/>
        </w:rPr>
        <w:t>Brenzinger</w:t>
      </w:r>
      <w:proofErr w:type="spellEnd"/>
      <w:r w:rsidR="00065A24">
        <w:rPr>
          <w:rFonts w:asciiTheme="majorHAnsi" w:hAnsiTheme="majorHAnsi" w:cstheme="majorHAnsi"/>
          <w:sz w:val="20"/>
          <w:szCs w:val="20"/>
        </w:rPr>
        <w:t xml:space="preserve"> </w:t>
      </w:r>
      <w:r w:rsidR="00065A24" w:rsidRPr="005F741A">
        <w:rPr>
          <w:rFonts w:asciiTheme="majorHAnsi" w:hAnsiTheme="majorHAnsi" w:cstheme="majorHAnsi"/>
          <w:i/>
          <w:iCs/>
          <w:sz w:val="20"/>
          <w:szCs w:val="20"/>
        </w:rPr>
        <w:t>et al</w:t>
      </w:r>
      <w:r w:rsidR="00065A24">
        <w:rPr>
          <w:rFonts w:asciiTheme="majorHAnsi" w:hAnsiTheme="majorHAnsi" w:cstheme="majorHAnsi"/>
          <w:sz w:val="20"/>
          <w:szCs w:val="20"/>
        </w:rPr>
        <w:t>, 2021</w:t>
      </w:r>
      <w:r w:rsidR="00CF3F7D">
        <w:rPr>
          <w:rFonts w:asciiTheme="majorHAnsi" w:hAnsiTheme="majorHAnsi" w:cstheme="majorHAnsi"/>
          <w:sz w:val="20"/>
          <w:szCs w:val="20"/>
        </w:rPr>
        <w:t>).</w:t>
      </w:r>
    </w:p>
    <w:p w14:paraId="68F1BC19" w14:textId="77777777" w:rsidR="00D61A63" w:rsidRPr="00421D0E" w:rsidRDefault="00D61A63" w:rsidP="00D61A63">
      <w:pPr>
        <w:pStyle w:val="Heading2"/>
        <w:rPr>
          <w:rFonts w:cstheme="majorHAnsi"/>
          <w:sz w:val="30"/>
          <w:szCs w:val="30"/>
        </w:rPr>
      </w:pPr>
      <w:bookmarkStart w:id="12" w:name="_Toc172099590"/>
      <w:r w:rsidRPr="00421D0E">
        <w:rPr>
          <w:rFonts w:cstheme="majorHAnsi"/>
          <w:sz w:val="30"/>
          <w:szCs w:val="30"/>
        </w:rPr>
        <w:t xml:space="preserve">4. </w:t>
      </w:r>
      <w:r>
        <w:rPr>
          <w:rFonts w:cstheme="majorHAnsi"/>
          <w:sz w:val="30"/>
          <w:szCs w:val="30"/>
        </w:rPr>
        <w:t>Downloading the network visualization</w:t>
      </w:r>
      <w:bookmarkEnd w:id="12"/>
    </w:p>
    <w:p w14:paraId="1CCA0CEF" w14:textId="0B02C6E7" w:rsidR="00D61A63" w:rsidRPr="00C74753" w:rsidRDefault="00D61A63" w:rsidP="00D61A63">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network can be downloaded as a </w:t>
      </w:r>
      <w:r>
        <w:rPr>
          <w:rFonts w:asciiTheme="majorHAnsi" w:hAnsiTheme="majorHAnsi" w:cstheme="majorHAnsi"/>
          <w:sz w:val="22"/>
          <w:szCs w:val="22"/>
        </w:rPr>
        <w:t>.</w:t>
      </w:r>
      <w:proofErr w:type="spellStart"/>
      <w:r w:rsidRPr="00C74753">
        <w:rPr>
          <w:rFonts w:asciiTheme="majorHAnsi" w:hAnsiTheme="majorHAnsi" w:cstheme="majorHAnsi"/>
          <w:sz w:val="22"/>
          <w:szCs w:val="22"/>
        </w:rPr>
        <w:t>png</w:t>
      </w:r>
      <w:proofErr w:type="spellEnd"/>
      <w:r w:rsidRPr="00C74753">
        <w:rPr>
          <w:rFonts w:asciiTheme="majorHAnsi" w:hAnsiTheme="majorHAnsi" w:cstheme="majorHAnsi"/>
          <w:sz w:val="22"/>
          <w:szCs w:val="22"/>
        </w:rPr>
        <w:t xml:space="preserve"> with the button in the top right corner (</w:t>
      </w:r>
      <w:r>
        <w:rPr>
          <w:rFonts w:asciiTheme="majorHAnsi" w:hAnsiTheme="majorHAnsi" w:cstheme="majorHAnsi"/>
          <w:sz w:val="22"/>
          <w:szCs w:val="22"/>
        </w:rPr>
        <w:t xml:space="preserve">small button with blue arrow </w:t>
      </w:r>
      <w:r w:rsidRPr="00C74753">
        <w:rPr>
          <w:rFonts w:asciiTheme="majorHAnsi" w:hAnsiTheme="majorHAnsi" w:cstheme="majorHAnsi"/>
          <w:sz w:val="22"/>
          <w:szCs w:val="22"/>
        </w:rPr>
        <w:t>in</w:t>
      </w:r>
      <w:r>
        <w:rPr>
          <w:rFonts w:asciiTheme="majorHAnsi" w:hAnsiTheme="majorHAnsi" w:cstheme="majorHAnsi"/>
          <w:sz w:val="22"/>
          <w:szCs w:val="22"/>
        </w:rPr>
        <w:t xml:space="preserve"> networks in</w:t>
      </w:r>
      <w:r w:rsidRPr="00C74753">
        <w:rPr>
          <w:rFonts w:asciiTheme="majorHAnsi" w:hAnsiTheme="majorHAnsi" w:cstheme="majorHAnsi"/>
          <w:sz w:val="22"/>
          <w:szCs w:val="22"/>
        </w:rPr>
        <w:t xml:space="preserve"> </w:t>
      </w:r>
      <w:r w:rsidRPr="00C74753">
        <w:rPr>
          <w:rFonts w:asciiTheme="majorHAnsi" w:hAnsiTheme="majorHAnsi" w:cstheme="majorHAnsi"/>
          <w:b/>
          <w:bCs/>
          <w:sz w:val="22"/>
          <w:szCs w:val="22"/>
        </w:rPr>
        <w:t xml:space="preserve">Figure </w:t>
      </w:r>
      <w:r w:rsidR="008B7E7C">
        <w:rPr>
          <w:rFonts w:asciiTheme="majorHAnsi" w:hAnsiTheme="majorHAnsi" w:cstheme="majorHAnsi"/>
          <w:b/>
          <w:bCs/>
          <w:sz w:val="22"/>
          <w:szCs w:val="22"/>
        </w:rPr>
        <w:t>8</w:t>
      </w:r>
      <w:r w:rsidRPr="00C74753">
        <w:rPr>
          <w:rFonts w:asciiTheme="majorHAnsi" w:hAnsiTheme="majorHAnsi" w:cstheme="majorHAnsi"/>
          <w:sz w:val="22"/>
          <w:szCs w:val="22"/>
        </w:rPr>
        <w:t xml:space="preserve">). </w:t>
      </w:r>
    </w:p>
    <w:p w14:paraId="05149A48" w14:textId="36E1AB2A" w:rsidR="00084413" w:rsidRPr="00421D0E" w:rsidRDefault="00576F40">
      <w:pPr>
        <w:pStyle w:val="Heading2"/>
        <w:rPr>
          <w:rFonts w:cstheme="majorHAnsi"/>
          <w:sz w:val="30"/>
          <w:szCs w:val="30"/>
        </w:rPr>
      </w:pPr>
      <w:bookmarkStart w:id="13" w:name="_Toc172099591"/>
      <w:bookmarkStart w:id="14" w:name="the-summary-tab"/>
      <w:bookmarkEnd w:id="11"/>
      <w:r w:rsidRPr="00421D0E">
        <w:rPr>
          <w:rFonts w:cstheme="majorHAnsi"/>
          <w:sz w:val="30"/>
          <w:szCs w:val="30"/>
        </w:rPr>
        <w:t>5</w:t>
      </w:r>
      <w:r w:rsidR="00ED458C" w:rsidRPr="00421D0E">
        <w:rPr>
          <w:rFonts w:cstheme="majorHAnsi"/>
          <w:sz w:val="30"/>
          <w:szCs w:val="30"/>
        </w:rPr>
        <w:t>. The summary tab</w:t>
      </w:r>
      <w:bookmarkEnd w:id="13"/>
    </w:p>
    <w:p w14:paraId="268F379F" w14:textId="1812EA59" w:rsidR="006550A4" w:rsidRPr="00C74753" w:rsidRDefault="00421D0E" w:rsidP="036D8D3D">
      <w:pPr>
        <w:pStyle w:val="FirstParagraph"/>
        <w:rPr>
          <w:rFonts w:asciiTheme="majorHAnsi" w:hAnsiTheme="majorHAnsi" w:cstheme="majorHAnsi"/>
          <w:sz w:val="22"/>
          <w:szCs w:val="22"/>
        </w:rPr>
      </w:pPr>
      <w:r>
        <w:rPr>
          <w:rFonts w:asciiTheme="majorHAnsi" w:hAnsiTheme="majorHAnsi" w:cstheme="majorHAnsi"/>
          <w:sz w:val="22"/>
          <w:szCs w:val="22"/>
        </w:rPr>
        <w:t>The summary tab</w:t>
      </w:r>
      <w:r w:rsidR="00346F96" w:rsidRPr="00C74753">
        <w:rPr>
          <w:rFonts w:asciiTheme="majorHAnsi" w:hAnsiTheme="majorHAnsi" w:cstheme="majorHAnsi"/>
          <w:sz w:val="22"/>
          <w:szCs w:val="22"/>
        </w:rPr>
        <w:t xml:space="preserve"> contains</w:t>
      </w:r>
      <w:r w:rsidR="00ED458C" w:rsidRPr="00C74753">
        <w:rPr>
          <w:rFonts w:asciiTheme="majorHAnsi" w:hAnsiTheme="majorHAnsi" w:cstheme="majorHAnsi"/>
          <w:sz w:val="22"/>
          <w:szCs w:val="22"/>
        </w:rPr>
        <w:t xml:space="preserve"> a barplot</w:t>
      </w:r>
      <w:r w:rsidR="0083091B">
        <w:rPr>
          <w:rFonts w:asciiTheme="majorHAnsi" w:hAnsiTheme="majorHAnsi" w:cstheme="majorHAnsi"/>
          <w:sz w:val="22"/>
          <w:szCs w:val="22"/>
        </w:rPr>
        <w:t xml:space="preserve"> of the taxonomic </w:t>
      </w:r>
      <w:r w:rsidR="0083091B" w:rsidRPr="00C74753">
        <w:rPr>
          <w:rFonts w:asciiTheme="majorHAnsi" w:hAnsiTheme="majorHAnsi" w:cstheme="majorHAnsi"/>
          <w:sz w:val="22"/>
          <w:szCs w:val="22"/>
        </w:rPr>
        <w:t xml:space="preserve">composition </w:t>
      </w:r>
      <w:r w:rsidR="00ED458C" w:rsidRPr="00C74753">
        <w:rPr>
          <w:rFonts w:asciiTheme="majorHAnsi" w:hAnsiTheme="majorHAnsi" w:cstheme="majorHAnsi"/>
          <w:sz w:val="22"/>
          <w:szCs w:val="22"/>
        </w:rPr>
        <w:t>and a boxplot</w:t>
      </w:r>
      <w:r w:rsidR="0083091B">
        <w:rPr>
          <w:rFonts w:asciiTheme="majorHAnsi" w:hAnsiTheme="majorHAnsi" w:cstheme="majorHAnsi"/>
          <w:sz w:val="22"/>
          <w:szCs w:val="22"/>
        </w:rPr>
        <w:t xml:space="preserve"> of</w:t>
      </w:r>
      <w:r w:rsidR="008B7E7C">
        <w:rPr>
          <w:rFonts w:asciiTheme="majorHAnsi" w:hAnsiTheme="majorHAnsi" w:cstheme="majorHAnsi"/>
          <w:sz w:val="22"/>
          <w:szCs w:val="22"/>
        </w:rPr>
        <w:t xml:space="preserve"> the</w:t>
      </w:r>
      <w:r w:rsidR="0083091B">
        <w:rPr>
          <w:rFonts w:asciiTheme="majorHAnsi" w:hAnsiTheme="majorHAnsi" w:cstheme="majorHAnsi"/>
          <w:sz w:val="22"/>
          <w:szCs w:val="22"/>
        </w:rPr>
        <w:t xml:space="preserve"> Pearson correlations between the relative abundance of genera and a user-specified continuous environmental variable</w:t>
      </w:r>
      <w:r w:rsidR="27752F95" w:rsidRPr="00C74753">
        <w:rPr>
          <w:rFonts w:asciiTheme="majorHAnsi" w:hAnsiTheme="majorHAnsi" w:cstheme="majorHAnsi"/>
          <w:sz w:val="22"/>
          <w:szCs w:val="22"/>
        </w:rPr>
        <w:t xml:space="preserve"> (</w:t>
      </w:r>
      <w:r w:rsidR="27752F95" w:rsidRPr="00C74753">
        <w:rPr>
          <w:rFonts w:asciiTheme="majorHAnsi" w:hAnsiTheme="majorHAnsi" w:cstheme="majorHAnsi"/>
          <w:b/>
          <w:bCs/>
          <w:sz w:val="22"/>
          <w:szCs w:val="22"/>
        </w:rPr>
        <w:t xml:space="preserve">Figure </w:t>
      </w:r>
      <w:r w:rsidR="282565D0" w:rsidRPr="00C74753">
        <w:rPr>
          <w:rFonts w:asciiTheme="majorHAnsi" w:hAnsiTheme="majorHAnsi" w:cstheme="majorHAnsi"/>
          <w:b/>
          <w:bCs/>
          <w:sz w:val="22"/>
          <w:szCs w:val="22"/>
        </w:rPr>
        <w:t>9</w:t>
      </w:r>
      <w:r w:rsidR="27752F95" w:rsidRPr="00C74753">
        <w:rPr>
          <w:rFonts w:asciiTheme="majorHAnsi" w:hAnsiTheme="majorHAnsi" w:cstheme="majorHAnsi"/>
          <w:sz w:val="22"/>
          <w:szCs w:val="22"/>
        </w:rPr>
        <w:t>)</w:t>
      </w:r>
      <w:r w:rsidR="006550A4" w:rsidRPr="00C74753">
        <w:rPr>
          <w:rFonts w:asciiTheme="majorHAnsi" w:hAnsiTheme="majorHAnsi" w:cstheme="majorHAnsi"/>
          <w:sz w:val="22"/>
          <w:szCs w:val="22"/>
        </w:rPr>
        <w:t>.</w:t>
      </w:r>
    </w:p>
    <w:p w14:paraId="7C311C92" w14:textId="3BD1FEB5" w:rsidR="006550A4" w:rsidRPr="00C74753" w:rsidRDefault="05943020" w:rsidP="002813D0">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6C0D39C4" wp14:editId="1F707F6D">
            <wp:extent cx="6807676" cy="3020907"/>
            <wp:effectExtent l="0" t="0" r="0" b="0"/>
            <wp:docPr id="204043060" name="Picture 2040430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043060"/>
                    <pic:cNvPicPr/>
                  </pic:nvPicPr>
                  <pic:blipFill>
                    <a:blip r:embed="rId30">
                      <a:extLst>
                        <a:ext uri="{28A0092B-C50C-407E-A947-70E740481C1C}">
                          <a14:useLocalDpi xmlns:a14="http://schemas.microsoft.com/office/drawing/2010/main" val="0"/>
                        </a:ext>
                      </a:extLst>
                    </a:blip>
                    <a:stretch>
                      <a:fillRect/>
                    </a:stretch>
                  </pic:blipFill>
                  <pic:spPr>
                    <a:xfrm>
                      <a:off x="0" y="0"/>
                      <a:ext cx="6807676" cy="3020907"/>
                    </a:xfrm>
                    <a:prstGeom prst="rect">
                      <a:avLst/>
                    </a:prstGeom>
                  </pic:spPr>
                </pic:pic>
              </a:graphicData>
            </a:graphic>
          </wp:inline>
        </w:drawing>
      </w:r>
      <w:r w:rsidR="006550A4" w:rsidRPr="00421D0E">
        <w:rPr>
          <w:rFonts w:asciiTheme="majorHAnsi" w:hAnsiTheme="majorHAnsi" w:cstheme="majorHAnsi"/>
          <w:b/>
          <w:bCs/>
          <w:sz w:val="20"/>
          <w:szCs w:val="20"/>
        </w:rPr>
        <w:t xml:space="preserve">Figure </w:t>
      </w:r>
      <w:r w:rsidR="5CC19668" w:rsidRPr="00421D0E">
        <w:rPr>
          <w:rFonts w:asciiTheme="majorHAnsi" w:hAnsiTheme="majorHAnsi" w:cstheme="majorHAnsi"/>
          <w:b/>
          <w:bCs/>
          <w:sz w:val="20"/>
          <w:szCs w:val="20"/>
        </w:rPr>
        <w:t>9</w:t>
      </w:r>
      <w:r w:rsidR="006550A4" w:rsidRPr="00421D0E">
        <w:rPr>
          <w:rFonts w:asciiTheme="majorHAnsi" w:hAnsiTheme="majorHAnsi" w:cstheme="majorHAnsi"/>
          <w:b/>
          <w:bCs/>
          <w:sz w:val="20"/>
          <w:szCs w:val="20"/>
        </w:rPr>
        <w:t>.</w:t>
      </w:r>
      <w:r w:rsidR="006550A4" w:rsidRPr="00421D0E">
        <w:rPr>
          <w:rFonts w:asciiTheme="majorHAnsi" w:hAnsiTheme="majorHAnsi" w:cstheme="majorHAnsi"/>
          <w:sz w:val="20"/>
          <w:szCs w:val="20"/>
        </w:rPr>
        <w:t xml:space="preserve"> Overview of the Summary tab</w:t>
      </w:r>
      <w:r w:rsidR="00421D0E">
        <w:rPr>
          <w:rFonts w:asciiTheme="majorHAnsi" w:hAnsiTheme="majorHAnsi" w:cstheme="majorHAnsi"/>
          <w:sz w:val="20"/>
          <w:szCs w:val="20"/>
        </w:rPr>
        <w:t>.</w:t>
      </w:r>
    </w:p>
    <w:p w14:paraId="51F09F88" w14:textId="79FDC81F" w:rsidR="00A27BC1" w:rsidRPr="00C74753" w:rsidRDefault="000E5744" w:rsidP="002813D0">
      <w:pPr>
        <w:pStyle w:val="FirstParagraph"/>
        <w:rPr>
          <w:rFonts w:asciiTheme="majorHAnsi" w:hAnsiTheme="majorHAnsi" w:cstheme="majorHAnsi"/>
          <w:sz w:val="22"/>
          <w:szCs w:val="22"/>
        </w:rPr>
      </w:pPr>
      <w:r w:rsidRPr="00C74753">
        <w:rPr>
          <w:rFonts w:asciiTheme="majorHAnsi" w:hAnsiTheme="majorHAnsi" w:cstheme="majorHAnsi"/>
          <w:sz w:val="22"/>
          <w:szCs w:val="22"/>
        </w:rPr>
        <w:t xml:space="preserve">If the network is colored on k-means clustering or a categorical environmental variable, the barplot shows the taxonomic </w:t>
      </w:r>
      <w:bookmarkStart w:id="15" w:name="_Hlk172099169"/>
      <w:r w:rsidRPr="00C74753">
        <w:rPr>
          <w:rFonts w:asciiTheme="majorHAnsi" w:hAnsiTheme="majorHAnsi" w:cstheme="majorHAnsi"/>
          <w:sz w:val="22"/>
          <w:szCs w:val="22"/>
        </w:rPr>
        <w:t xml:space="preserve">composition </w:t>
      </w:r>
      <w:bookmarkEnd w:id="15"/>
      <w:r w:rsidRPr="00C74753">
        <w:rPr>
          <w:rFonts w:asciiTheme="majorHAnsi" w:hAnsiTheme="majorHAnsi" w:cstheme="majorHAnsi"/>
          <w:sz w:val="22"/>
          <w:szCs w:val="22"/>
        </w:rPr>
        <w:t>of each individual cluster or category</w:t>
      </w:r>
      <w:r w:rsidR="009F0644" w:rsidRPr="00C74753">
        <w:rPr>
          <w:rFonts w:asciiTheme="majorHAnsi" w:hAnsiTheme="majorHAnsi" w:cstheme="majorHAnsi"/>
          <w:sz w:val="22"/>
          <w:szCs w:val="22"/>
        </w:rPr>
        <w:t xml:space="preserve"> (increasing or decreasing the number of clusters in the network panel has an immediate effect on the summary tab too). If</w:t>
      </w:r>
      <w:r w:rsidR="277E87CF" w:rsidRPr="00C74753">
        <w:rPr>
          <w:rFonts w:asciiTheme="majorHAnsi" w:hAnsiTheme="majorHAnsi" w:cstheme="majorHAnsi"/>
          <w:sz w:val="22"/>
          <w:szCs w:val="22"/>
        </w:rPr>
        <w:t xml:space="preserve"> </w:t>
      </w:r>
      <w:r w:rsidRPr="00C74753">
        <w:rPr>
          <w:rFonts w:asciiTheme="majorHAnsi" w:hAnsiTheme="majorHAnsi" w:cstheme="majorHAnsi"/>
          <w:sz w:val="22"/>
          <w:szCs w:val="22"/>
        </w:rPr>
        <w:t xml:space="preserve">the network is colored on taxonomy or a numerical environmental variable, </w:t>
      </w:r>
      <w:r w:rsidR="0039068D">
        <w:rPr>
          <w:rFonts w:asciiTheme="majorHAnsi" w:hAnsiTheme="majorHAnsi" w:cstheme="majorHAnsi"/>
          <w:sz w:val="22"/>
          <w:szCs w:val="22"/>
        </w:rPr>
        <w:t>the barplot in the summary tab</w:t>
      </w:r>
      <w:r w:rsidRPr="00C74753">
        <w:rPr>
          <w:rFonts w:asciiTheme="majorHAnsi" w:hAnsiTheme="majorHAnsi" w:cstheme="majorHAnsi"/>
          <w:sz w:val="22"/>
          <w:szCs w:val="22"/>
        </w:rPr>
        <w:t xml:space="preserve"> shows the overall taxonomic composition </w:t>
      </w:r>
      <w:r w:rsidR="009F0644" w:rsidRPr="00C74753">
        <w:rPr>
          <w:rFonts w:asciiTheme="majorHAnsi" w:hAnsiTheme="majorHAnsi" w:cstheme="majorHAnsi"/>
          <w:sz w:val="22"/>
          <w:szCs w:val="22"/>
        </w:rPr>
        <w:t>of the entire dataset</w:t>
      </w:r>
      <w:r w:rsidRPr="00C74753">
        <w:rPr>
          <w:rFonts w:asciiTheme="majorHAnsi" w:hAnsiTheme="majorHAnsi" w:cstheme="majorHAnsi"/>
          <w:sz w:val="22"/>
          <w:szCs w:val="22"/>
        </w:rPr>
        <w:t xml:space="preserve">. </w:t>
      </w:r>
      <w:r w:rsidR="00ED458C" w:rsidRPr="00C74753">
        <w:rPr>
          <w:rFonts w:asciiTheme="majorHAnsi" w:hAnsiTheme="majorHAnsi" w:cstheme="majorHAnsi"/>
          <w:sz w:val="22"/>
          <w:szCs w:val="22"/>
        </w:rPr>
        <w:t xml:space="preserve">The user can choose at which taxonomic rank they want the </w:t>
      </w:r>
      <w:r w:rsidR="0083091B">
        <w:rPr>
          <w:rFonts w:asciiTheme="majorHAnsi" w:hAnsiTheme="majorHAnsi" w:cstheme="majorHAnsi"/>
          <w:sz w:val="22"/>
          <w:szCs w:val="22"/>
        </w:rPr>
        <w:t>composition</w:t>
      </w:r>
      <w:r w:rsidR="064CC846" w:rsidRPr="00C74753">
        <w:rPr>
          <w:rFonts w:asciiTheme="majorHAnsi" w:hAnsiTheme="majorHAnsi" w:cstheme="majorHAnsi"/>
          <w:sz w:val="22"/>
          <w:szCs w:val="22"/>
        </w:rPr>
        <w:t xml:space="preserve"> plotted (</w:t>
      </w:r>
      <w:r w:rsidR="00ED458C" w:rsidRPr="00C74753">
        <w:rPr>
          <w:rFonts w:asciiTheme="majorHAnsi" w:hAnsiTheme="majorHAnsi" w:cstheme="majorHAnsi"/>
          <w:sz w:val="22"/>
          <w:szCs w:val="22"/>
        </w:rPr>
        <w:t>menu</w:t>
      </w:r>
      <w:r w:rsidR="006010EC" w:rsidRPr="00C74753">
        <w:rPr>
          <w:rFonts w:asciiTheme="majorHAnsi" w:hAnsiTheme="majorHAnsi" w:cstheme="majorHAnsi"/>
          <w:sz w:val="22"/>
          <w:szCs w:val="22"/>
        </w:rPr>
        <w:t xml:space="preserve"> 1 in </w:t>
      </w:r>
      <w:r w:rsidR="26FFC589"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1771B7DC" w:rsidRPr="00C74753">
        <w:rPr>
          <w:rFonts w:asciiTheme="majorHAnsi" w:hAnsiTheme="majorHAnsi" w:cstheme="majorHAnsi"/>
          <w:b/>
          <w:bCs/>
          <w:sz w:val="22"/>
          <w:szCs w:val="22"/>
        </w:rPr>
        <w:t>9</w:t>
      </w:r>
      <w:r w:rsidR="19978D36" w:rsidRPr="00C74753">
        <w:rPr>
          <w:rFonts w:asciiTheme="majorHAnsi" w:hAnsiTheme="majorHAnsi" w:cstheme="majorHAnsi"/>
          <w:sz w:val="22"/>
          <w:szCs w:val="22"/>
        </w:rPr>
        <w:t>)</w:t>
      </w:r>
      <w:r w:rsidR="47AD52F0" w:rsidRPr="00C74753">
        <w:rPr>
          <w:rFonts w:asciiTheme="majorHAnsi" w:hAnsiTheme="majorHAnsi" w:cstheme="majorHAnsi"/>
          <w:sz w:val="22"/>
          <w:szCs w:val="22"/>
        </w:rPr>
        <w:t xml:space="preserve"> and</w:t>
      </w:r>
      <w:r w:rsidR="003E765C">
        <w:rPr>
          <w:rFonts w:asciiTheme="majorHAnsi" w:hAnsiTheme="majorHAnsi" w:cstheme="majorHAnsi"/>
          <w:sz w:val="22"/>
          <w:szCs w:val="22"/>
        </w:rPr>
        <w:t xml:space="preserve"> (if using k-means clusters)</w:t>
      </w:r>
      <w:r w:rsidR="47AD52F0" w:rsidRPr="00C74753">
        <w:rPr>
          <w:rFonts w:asciiTheme="majorHAnsi" w:hAnsiTheme="majorHAnsi" w:cstheme="majorHAnsi"/>
          <w:sz w:val="22"/>
          <w:szCs w:val="22"/>
        </w:rPr>
        <w:t xml:space="preserve"> </w:t>
      </w:r>
      <w:r w:rsidR="4575DF99" w:rsidRPr="00C74753">
        <w:rPr>
          <w:rFonts w:asciiTheme="majorHAnsi" w:hAnsiTheme="majorHAnsi" w:cstheme="majorHAnsi"/>
          <w:sz w:val="22"/>
          <w:szCs w:val="22"/>
        </w:rPr>
        <w:t xml:space="preserve">whether the </w:t>
      </w:r>
      <w:r w:rsidR="366F7EF8" w:rsidRPr="00C74753">
        <w:rPr>
          <w:rFonts w:asciiTheme="majorHAnsi" w:hAnsiTheme="majorHAnsi" w:cstheme="majorHAnsi"/>
          <w:sz w:val="22"/>
          <w:szCs w:val="22"/>
        </w:rPr>
        <w:t>y-axis show</w:t>
      </w:r>
      <w:r w:rsidR="6120301C" w:rsidRPr="00C74753">
        <w:rPr>
          <w:rFonts w:asciiTheme="majorHAnsi" w:hAnsiTheme="majorHAnsi" w:cstheme="majorHAnsi"/>
          <w:sz w:val="22"/>
          <w:szCs w:val="22"/>
        </w:rPr>
        <w:t>s</w:t>
      </w:r>
      <w:r w:rsidR="366F7EF8" w:rsidRPr="00C74753">
        <w:rPr>
          <w:rFonts w:asciiTheme="majorHAnsi" w:hAnsiTheme="majorHAnsi" w:cstheme="majorHAnsi"/>
          <w:sz w:val="22"/>
          <w:szCs w:val="22"/>
        </w:rPr>
        <w:t xml:space="preserve"> the </w:t>
      </w:r>
      <w:r w:rsidR="41CCAF30" w:rsidRPr="00C74753">
        <w:rPr>
          <w:rFonts w:asciiTheme="majorHAnsi" w:hAnsiTheme="majorHAnsi" w:cstheme="majorHAnsi"/>
          <w:sz w:val="22"/>
          <w:szCs w:val="22"/>
        </w:rPr>
        <w:t>mean relative abundance</w:t>
      </w:r>
      <w:r w:rsidR="2D3C6146" w:rsidRPr="00C74753">
        <w:rPr>
          <w:rFonts w:asciiTheme="majorHAnsi" w:hAnsiTheme="majorHAnsi" w:cstheme="majorHAnsi"/>
          <w:sz w:val="22"/>
          <w:szCs w:val="22"/>
        </w:rPr>
        <w:t xml:space="preserve"> </w:t>
      </w:r>
      <w:r w:rsidR="366F7EF8" w:rsidRPr="00C74753">
        <w:rPr>
          <w:rFonts w:asciiTheme="majorHAnsi" w:hAnsiTheme="majorHAnsi" w:cstheme="majorHAnsi"/>
          <w:sz w:val="22"/>
          <w:szCs w:val="22"/>
        </w:rPr>
        <w:t>over all samples or per cluster (</w:t>
      </w:r>
      <w:r w:rsidR="006010EC" w:rsidRPr="00C74753">
        <w:rPr>
          <w:rFonts w:asciiTheme="majorHAnsi" w:hAnsiTheme="majorHAnsi" w:cstheme="majorHAnsi"/>
          <w:sz w:val="22"/>
          <w:szCs w:val="22"/>
        </w:rPr>
        <w:t xml:space="preserve">menu 3 in </w:t>
      </w:r>
      <w:r w:rsidR="0002C7A1"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339B5B5B" w:rsidRPr="00C74753">
        <w:rPr>
          <w:rFonts w:asciiTheme="majorHAnsi" w:hAnsiTheme="majorHAnsi" w:cstheme="majorHAnsi"/>
          <w:b/>
          <w:bCs/>
          <w:sz w:val="22"/>
          <w:szCs w:val="22"/>
        </w:rPr>
        <w:t>9</w:t>
      </w:r>
      <w:r w:rsidR="15962949" w:rsidRPr="00C74753">
        <w:rPr>
          <w:rFonts w:asciiTheme="majorHAnsi" w:hAnsiTheme="majorHAnsi" w:cstheme="majorHAnsi"/>
          <w:sz w:val="22"/>
          <w:szCs w:val="22"/>
        </w:rPr>
        <w:t>)</w:t>
      </w:r>
      <w:r w:rsidR="3F1BC1CD" w:rsidRPr="00C74753">
        <w:rPr>
          <w:rFonts w:asciiTheme="majorHAnsi" w:hAnsiTheme="majorHAnsi" w:cstheme="majorHAnsi"/>
          <w:sz w:val="22"/>
          <w:szCs w:val="22"/>
        </w:rPr>
        <w:t xml:space="preserve"> (Compare top panel with bottom panel in </w:t>
      </w:r>
      <w:r w:rsidR="3F1BC1CD" w:rsidRPr="00C74753">
        <w:rPr>
          <w:rFonts w:asciiTheme="majorHAnsi" w:hAnsiTheme="majorHAnsi" w:cstheme="majorHAnsi"/>
          <w:b/>
          <w:bCs/>
          <w:sz w:val="22"/>
          <w:szCs w:val="22"/>
        </w:rPr>
        <w:t>Figure 10</w:t>
      </w:r>
      <w:r w:rsidR="3F1BC1CD" w:rsidRPr="00C74753">
        <w:rPr>
          <w:rFonts w:asciiTheme="majorHAnsi" w:hAnsiTheme="majorHAnsi" w:cstheme="majorHAnsi"/>
          <w:sz w:val="22"/>
          <w:szCs w:val="22"/>
        </w:rPr>
        <w:t>)</w:t>
      </w:r>
      <w:r w:rsidR="006010EC"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Th</w:t>
      </w:r>
      <w:r w:rsidR="1E3EAA49" w:rsidRPr="00C74753">
        <w:rPr>
          <w:rFonts w:asciiTheme="majorHAnsi" w:hAnsiTheme="majorHAnsi" w:cstheme="majorHAnsi"/>
          <w:sz w:val="22"/>
          <w:szCs w:val="22"/>
        </w:rPr>
        <w:t xml:space="preserve">e barplot </w:t>
      </w:r>
      <w:r w:rsidR="2A32FCEA" w:rsidRPr="00C74753">
        <w:rPr>
          <w:rFonts w:asciiTheme="majorHAnsi" w:hAnsiTheme="majorHAnsi" w:cstheme="majorHAnsi"/>
          <w:sz w:val="22"/>
          <w:szCs w:val="22"/>
        </w:rPr>
        <w:t>shows</w:t>
      </w:r>
      <w:r w:rsidR="00ED458C" w:rsidRPr="00C74753">
        <w:rPr>
          <w:rFonts w:asciiTheme="majorHAnsi" w:hAnsiTheme="majorHAnsi" w:cstheme="majorHAnsi"/>
          <w:sz w:val="22"/>
          <w:szCs w:val="22"/>
        </w:rPr>
        <w:t xml:space="preserve"> the </w:t>
      </w:r>
      <w:r w:rsidR="694F9BA5" w:rsidRPr="00C74753">
        <w:rPr>
          <w:rFonts w:asciiTheme="majorHAnsi" w:hAnsiTheme="majorHAnsi" w:cstheme="majorHAnsi"/>
          <w:sz w:val="22"/>
          <w:szCs w:val="22"/>
        </w:rPr>
        <w:t xml:space="preserve">mean relative abundance as a </w:t>
      </w:r>
      <w:r w:rsidR="04338B04" w:rsidRPr="00C74753">
        <w:rPr>
          <w:rFonts w:asciiTheme="majorHAnsi" w:hAnsiTheme="majorHAnsi" w:cstheme="majorHAnsi"/>
          <w:sz w:val="22"/>
          <w:szCs w:val="22"/>
        </w:rPr>
        <w:t>percentage</w:t>
      </w:r>
      <w:r w:rsidR="694F9BA5"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when hovering the mouse over the bar</w:t>
      </w:r>
      <w:r w:rsidR="0A7534FA" w:rsidRPr="00C74753">
        <w:rPr>
          <w:rFonts w:asciiTheme="majorHAnsi" w:hAnsiTheme="majorHAnsi" w:cstheme="majorHAnsi"/>
          <w:sz w:val="22"/>
          <w:szCs w:val="22"/>
        </w:rPr>
        <w:t xml:space="preserve"> </w:t>
      </w:r>
      <w:r w:rsidR="4C315A9D" w:rsidRPr="00C74753">
        <w:rPr>
          <w:rFonts w:asciiTheme="majorHAnsi" w:hAnsiTheme="majorHAnsi" w:cstheme="majorHAnsi"/>
          <w:sz w:val="22"/>
          <w:szCs w:val="22"/>
        </w:rPr>
        <w:t xml:space="preserve">plot </w:t>
      </w:r>
      <w:r w:rsidR="00F61920" w:rsidRPr="00C74753">
        <w:rPr>
          <w:rFonts w:asciiTheme="majorHAnsi" w:hAnsiTheme="majorHAnsi" w:cstheme="majorHAnsi"/>
          <w:sz w:val="22"/>
          <w:szCs w:val="22"/>
        </w:rPr>
        <w:t>(</w:t>
      </w:r>
      <w:r w:rsidR="00F61920" w:rsidRPr="00C74753">
        <w:rPr>
          <w:rFonts w:asciiTheme="majorHAnsi" w:hAnsiTheme="majorHAnsi" w:cstheme="majorHAnsi"/>
          <w:b/>
          <w:bCs/>
          <w:sz w:val="22"/>
          <w:szCs w:val="22"/>
        </w:rPr>
        <w:t xml:space="preserve">Figure </w:t>
      </w:r>
      <w:r w:rsidR="1F8E3605" w:rsidRPr="00C74753">
        <w:rPr>
          <w:rFonts w:asciiTheme="majorHAnsi" w:hAnsiTheme="majorHAnsi" w:cstheme="majorHAnsi"/>
          <w:b/>
          <w:bCs/>
          <w:sz w:val="22"/>
          <w:szCs w:val="22"/>
        </w:rPr>
        <w:t>10</w:t>
      </w:r>
      <w:r w:rsidR="00F61920" w:rsidRPr="00C74753">
        <w:rPr>
          <w:rFonts w:asciiTheme="majorHAnsi" w:hAnsiTheme="majorHAnsi" w:cstheme="majorHAnsi"/>
          <w:sz w:val="22"/>
          <w:szCs w:val="22"/>
        </w:rPr>
        <w:t>)</w:t>
      </w:r>
      <w:r w:rsidR="00ED458C" w:rsidRPr="00C74753">
        <w:rPr>
          <w:rFonts w:asciiTheme="majorHAnsi" w:hAnsiTheme="majorHAnsi" w:cstheme="majorHAnsi"/>
          <w:sz w:val="22"/>
          <w:szCs w:val="22"/>
        </w:rPr>
        <w:t xml:space="preserve">. </w:t>
      </w:r>
    </w:p>
    <w:p w14:paraId="693E1327" w14:textId="2A203FAE" w:rsidR="00A27BC1" w:rsidRPr="00C74753" w:rsidRDefault="00A27BC1"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3237CDCE" wp14:editId="0DE1273F">
            <wp:extent cx="5972810" cy="3305810"/>
            <wp:effectExtent l="0" t="0" r="8890" b="8890"/>
            <wp:docPr id="80791450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7914509" name="Picture 1" descr="A screenshot of a computer&#10;&#10;Description automatically generated"/>
                    <pic:cNvPicPr/>
                  </pic:nvPicPr>
                  <pic:blipFill>
                    <a:blip r:embed="rId31"/>
                    <a:stretch>
                      <a:fillRect/>
                    </a:stretch>
                  </pic:blipFill>
                  <pic:spPr>
                    <a:xfrm>
                      <a:off x="0" y="0"/>
                      <a:ext cx="5972810" cy="3305810"/>
                    </a:xfrm>
                    <a:prstGeom prst="rect">
                      <a:avLst/>
                    </a:prstGeom>
                  </pic:spPr>
                </pic:pic>
              </a:graphicData>
            </a:graphic>
          </wp:inline>
        </w:drawing>
      </w:r>
    </w:p>
    <w:p w14:paraId="3A5AA20E" w14:textId="48890914" w:rsidR="00A27BC1" w:rsidRPr="00C74753" w:rsidRDefault="006550A4" w:rsidP="00A27BC1">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lastRenderedPageBreak/>
        <w:drawing>
          <wp:inline distT="0" distB="0" distL="0" distR="0" wp14:anchorId="4C2E1B8F" wp14:editId="579B2532">
            <wp:extent cx="5972810" cy="3356610"/>
            <wp:effectExtent l="0" t="0" r="8890" b="0"/>
            <wp:docPr id="652260181"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2260181" name="Picture 1" descr="A screenshot of a graph&#10;&#10;Description automatically generated"/>
                    <pic:cNvPicPr/>
                  </pic:nvPicPr>
                  <pic:blipFill>
                    <a:blip r:embed="rId32"/>
                    <a:stretch>
                      <a:fillRect/>
                    </a:stretch>
                  </pic:blipFill>
                  <pic:spPr>
                    <a:xfrm>
                      <a:off x="0" y="0"/>
                      <a:ext cx="5972810" cy="3356610"/>
                    </a:xfrm>
                    <a:prstGeom prst="rect">
                      <a:avLst/>
                    </a:prstGeom>
                  </pic:spPr>
                </pic:pic>
              </a:graphicData>
            </a:graphic>
          </wp:inline>
        </w:drawing>
      </w:r>
    </w:p>
    <w:p w14:paraId="70ABFA23" w14:textId="335550B7" w:rsidR="00A27BC1" w:rsidRPr="00421D0E" w:rsidRDefault="00A27BC1" w:rsidP="00CB58D1">
      <w:pPr>
        <w:pStyle w:val="BodyText"/>
        <w:jc w:val="center"/>
        <w:rPr>
          <w:rFonts w:asciiTheme="majorHAnsi" w:hAnsiTheme="majorHAnsi" w:cstheme="majorHAnsi"/>
          <w:sz w:val="20"/>
          <w:szCs w:val="20"/>
        </w:rPr>
      </w:pPr>
      <w:r w:rsidRPr="00421D0E">
        <w:rPr>
          <w:rFonts w:asciiTheme="majorHAnsi" w:hAnsiTheme="majorHAnsi" w:cstheme="majorHAnsi"/>
          <w:b/>
          <w:bCs/>
          <w:sz w:val="20"/>
          <w:szCs w:val="20"/>
        </w:rPr>
        <w:t xml:space="preserve">Figure </w:t>
      </w:r>
      <w:r w:rsidR="01B0E22E" w:rsidRPr="00421D0E">
        <w:rPr>
          <w:rFonts w:asciiTheme="majorHAnsi" w:hAnsiTheme="majorHAnsi" w:cstheme="majorHAnsi"/>
          <w:b/>
          <w:bCs/>
          <w:sz w:val="20"/>
          <w:szCs w:val="20"/>
        </w:rPr>
        <w:t>10</w:t>
      </w:r>
      <w:r w:rsidRPr="00421D0E">
        <w:rPr>
          <w:rFonts w:asciiTheme="majorHAnsi" w:hAnsiTheme="majorHAnsi" w:cstheme="majorHAnsi"/>
          <w:b/>
          <w:bCs/>
          <w:sz w:val="20"/>
          <w:szCs w:val="20"/>
        </w:rPr>
        <w:t>.</w:t>
      </w:r>
      <w:r w:rsidRPr="00421D0E">
        <w:rPr>
          <w:rFonts w:asciiTheme="majorHAnsi" w:hAnsiTheme="majorHAnsi" w:cstheme="majorHAnsi"/>
          <w:sz w:val="20"/>
          <w:szCs w:val="20"/>
        </w:rPr>
        <w:t xml:space="preserve"> </w:t>
      </w:r>
      <w:r w:rsidR="003E765C">
        <w:rPr>
          <w:rFonts w:asciiTheme="majorHAnsi" w:hAnsiTheme="majorHAnsi" w:cstheme="majorHAnsi"/>
          <w:sz w:val="20"/>
          <w:szCs w:val="20"/>
        </w:rPr>
        <w:t xml:space="preserve">The y-axis options and </w:t>
      </w:r>
      <w:r w:rsidRPr="00421D0E">
        <w:rPr>
          <w:rFonts w:asciiTheme="majorHAnsi" w:hAnsiTheme="majorHAnsi" w:cstheme="majorHAnsi"/>
          <w:sz w:val="20"/>
          <w:szCs w:val="20"/>
        </w:rPr>
        <w:t>interactivity of the barplot</w:t>
      </w:r>
      <w:r w:rsidR="003E765C">
        <w:rPr>
          <w:rFonts w:asciiTheme="majorHAnsi" w:hAnsiTheme="majorHAnsi" w:cstheme="majorHAnsi"/>
          <w:sz w:val="20"/>
          <w:szCs w:val="20"/>
        </w:rPr>
        <w:t xml:space="preserve"> in the summary tab</w:t>
      </w:r>
      <w:r w:rsidR="6C4DE226" w:rsidRPr="00421D0E">
        <w:rPr>
          <w:rFonts w:asciiTheme="majorHAnsi" w:hAnsiTheme="majorHAnsi" w:cstheme="majorHAnsi"/>
          <w:sz w:val="20"/>
          <w:szCs w:val="20"/>
        </w:rPr>
        <w:t>.</w:t>
      </w:r>
    </w:p>
    <w:p w14:paraId="0A4252B2" w14:textId="64DE5B47" w:rsidR="00084413" w:rsidRPr="00C74753" w:rsidRDefault="00ED458C">
      <w:pPr>
        <w:pStyle w:val="BodyText"/>
        <w:rPr>
          <w:rFonts w:asciiTheme="majorHAnsi" w:hAnsiTheme="majorHAnsi" w:cstheme="majorHAnsi"/>
          <w:sz w:val="22"/>
          <w:szCs w:val="22"/>
        </w:rPr>
      </w:pPr>
      <w:r w:rsidRPr="00C74753">
        <w:rPr>
          <w:rFonts w:asciiTheme="majorHAnsi" w:hAnsiTheme="majorHAnsi" w:cstheme="majorHAnsi"/>
          <w:sz w:val="22"/>
          <w:szCs w:val="22"/>
        </w:rPr>
        <w:t xml:space="preserve">The boxplot </w:t>
      </w:r>
      <w:r w:rsidR="0E0FBC71" w:rsidRPr="00C74753">
        <w:rPr>
          <w:rFonts w:asciiTheme="majorHAnsi" w:hAnsiTheme="majorHAnsi" w:cstheme="majorHAnsi"/>
          <w:sz w:val="22"/>
          <w:szCs w:val="22"/>
        </w:rPr>
        <w:t xml:space="preserve">shows </w:t>
      </w:r>
      <w:r w:rsidRPr="00C74753">
        <w:rPr>
          <w:rFonts w:asciiTheme="majorHAnsi" w:hAnsiTheme="majorHAnsi" w:cstheme="majorHAnsi"/>
          <w:sz w:val="22"/>
          <w:szCs w:val="22"/>
        </w:rPr>
        <w:t>the correlation</w:t>
      </w:r>
      <w:r w:rsidR="44339943" w:rsidRPr="00C74753">
        <w:rPr>
          <w:rFonts w:asciiTheme="majorHAnsi" w:hAnsiTheme="majorHAnsi" w:cstheme="majorHAnsi"/>
          <w:sz w:val="22"/>
          <w:szCs w:val="22"/>
        </w:rPr>
        <w:t>s</w:t>
      </w:r>
      <w:r w:rsidRPr="00C74753">
        <w:rPr>
          <w:rFonts w:asciiTheme="majorHAnsi" w:hAnsiTheme="majorHAnsi" w:cstheme="majorHAnsi"/>
          <w:sz w:val="22"/>
          <w:szCs w:val="22"/>
        </w:rPr>
        <w:t xml:space="preserve"> of </w:t>
      </w:r>
      <w:r w:rsidR="2BE7AD71" w:rsidRPr="00C74753">
        <w:rPr>
          <w:rFonts w:asciiTheme="majorHAnsi" w:hAnsiTheme="majorHAnsi" w:cstheme="majorHAnsi"/>
          <w:sz w:val="22"/>
          <w:szCs w:val="22"/>
        </w:rPr>
        <w:t xml:space="preserve">the </w:t>
      </w:r>
      <w:r w:rsidR="004408F1">
        <w:rPr>
          <w:rFonts w:asciiTheme="majorHAnsi" w:hAnsiTheme="majorHAnsi" w:cstheme="majorHAnsi"/>
          <w:sz w:val="22"/>
          <w:szCs w:val="22"/>
        </w:rPr>
        <w:t xml:space="preserve">relative abundance of the </w:t>
      </w:r>
      <w:r w:rsidR="2BE7AD71" w:rsidRPr="00C74753">
        <w:rPr>
          <w:rFonts w:asciiTheme="majorHAnsi" w:hAnsiTheme="majorHAnsi" w:cstheme="majorHAnsi"/>
          <w:sz w:val="22"/>
          <w:szCs w:val="22"/>
        </w:rPr>
        <w:t>taxa</w:t>
      </w:r>
      <w:r w:rsidR="13D9EA47" w:rsidRPr="00C74753">
        <w:rPr>
          <w:rFonts w:asciiTheme="majorHAnsi" w:hAnsiTheme="majorHAnsi" w:cstheme="majorHAnsi"/>
          <w:sz w:val="22"/>
          <w:szCs w:val="22"/>
        </w:rPr>
        <w:t xml:space="preserve"> (nodes in the network)</w:t>
      </w:r>
      <w:r w:rsidR="2BE7AD71" w:rsidRPr="00C74753">
        <w:rPr>
          <w:rFonts w:asciiTheme="majorHAnsi" w:hAnsiTheme="majorHAnsi" w:cstheme="majorHAnsi"/>
          <w:sz w:val="22"/>
          <w:szCs w:val="22"/>
        </w:rPr>
        <w:t xml:space="preserve"> per </w:t>
      </w:r>
      <w:r w:rsidRPr="00C74753">
        <w:rPr>
          <w:rFonts w:asciiTheme="majorHAnsi" w:hAnsiTheme="majorHAnsi" w:cstheme="majorHAnsi"/>
          <w:sz w:val="22"/>
          <w:szCs w:val="22"/>
        </w:rPr>
        <w:t>cluster</w:t>
      </w:r>
      <w:r w:rsidR="009F0644" w:rsidRPr="00C74753">
        <w:rPr>
          <w:rFonts w:asciiTheme="majorHAnsi" w:hAnsiTheme="majorHAnsi" w:cstheme="majorHAnsi"/>
          <w:sz w:val="22"/>
          <w:szCs w:val="22"/>
        </w:rPr>
        <w:t xml:space="preserve"> or </w:t>
      </w:r>
      <w:r w:rsidR="0F4A45E6" w:rsidRPr="00C74753">
        <w:rPr>
          <w:rFonts w:asciiTheme="majorHAnsi" w:hAnsiTheme="majorHAnsi" w:cstheme="majorHAnsi"/>
          <w:sz w:val="22"/>
          <w:szCs w:val="22"/>
        </w:rPr>
        <w:t>over</w:t>
      </w:r>
      <w:r w:rsidR="417856BC" w:rsidRPr="00C74753">
        <w:rPr>
          <w:rFonts w:asciiTheme="majorHAnsi" w:hAnsiTheme="majorHAnsi" w:cstheme="majorHAnsi"/>
          <w:sz w:val="22"/>
          <w:szCs w:val="22"/>
        </w:rPr>
        <w:t xml:space="preserve"> </w:t>
      </w:r>
      <w:r w:rsidR="009F0644" w:rsidRPr="00C74753">
        <w:rPr>
          <w:rFonts w:asciiTheme="majorHAnsi" w:hAnsiTheme="majorHAnsi" w:cstheme="majorHAnsi"/>
          <w:sz w:val="22"/>
          <w:szCs w:val="22"/>
        </w:rPr>
        <w:t>the entire dataset</w:t>
      </w:r>
      <w:r w:rsidRPr="00C74753">
        <w:rPr>
          <w:rFonts w:asciiTheme="majorHAnsi" w:hAnsiTheme="majorHAnsi" w:cstheme="majorHAnsi"/>
          <w:sz w:val="22"/>
          <w:szCs w:val="22"/>
        </w:rPr>
        <w:t xml:space="preserve"> </w:t>
      </w:r>
      <w:r w:rsidR="45BE7621" w:rsidRPr="00C74753">
        <w:rPr>
          <w:rFonts w:asciiTheme="majorHAnsi" w:hAnsiTheme="majorHAnsi" w:cstheme="majorHAnsi"/>
          <w:sz w:val="22"/>
          <w:szCs w:val="22"/>
        </w:rPr>
        <w:t>with</w:t>
      </w:r>
      <w:r w:rsidRPr="00C74753">
        <w:rPr>
          <w:rFonts w:asciiTheme="majorHAnsi" w:hAnsiTheme="majorHAnsi" w:cstheme="majorHAnsi"/>
          <w:sz w:val="22"/>
          <w:szCs w:val="22"/>
        </w:rPr>
        <w:t xml:space="preserve"> </w:t>
      </w:r>
      <w:r w:rsidR="60F9CD99" w:rsidRPr="00C74753">
        <w:rPr>
          <w:rFonts w:asciiTheme="majorHAnsi" w:hAnsiTheme="majorHAnsi" w:cstheme="majorHAnsi"/>
          <w:sz w:val="22"/>
          <w:szCs w:val="22"/>
        </w:rPr>
        <w:t>a</w:t>
      </w:r>
      <w:r w:rsidR="1C728426" w:rsidRPr="00C74753">
        <w:rPr>
          <w:rFonts w:asciiTheme="majorHAnsi" w:hAnsiTheme="majorHAnsi" w:cstheme="majorHAnsi"/>
          <w:sz w:val="22"/>
          <w:szCs w:val="22"/>
        </w:rPr>
        <w:t xml:space="preserve"> numeric</w:t>
      </w:r>
      <w:r w:rsidRPr="00C74753">
        <w:rPr>
          <w:rFonts w:asciiTheme="majorHAnsi" w:hAnsiTheme="majorHAnsi" w:cstheme="majorHAnsi"/>
          <w:sz w:val="22"/>
          <w:szCs w:val="22"/>
        </w:rPr>
        <w:t xml:space="preserve"> environmental </w:t>
      </w:r>
      <w:r w:rsidR="5F77F971" w:rsidRPr="00C74753">
        <w:rPr>
          <w:rFonts w:asciiTheme="majorHAnsi" w:hAnsiTheme="majorHAnsi" w:cstheme="majorHAnsi"/>
          <w:sz w:val="22"/>
          <w:szCs w:val="22"/>
        </w:rPr>
        <w:t>variable in the</w:t>
      </w:r>
      <w:r w:rsidR="00FB38FC">
        <w:rPr>
          <w:rFonts w:asciiTheme="majorHAnsi" w:hAnsiTheme="majorHAnsi" w:cstheme="majorHAnsi"/>
          <w:sz w:val="22"/>
          <w:szCs w:val="22"/>
        </w:rPr>
        <w:t xml:space="preserve"> environmental</w:t>
      </w:r>
      <w:r w:rsidR="5F77F971" w:rsidRPr="00C74753">
        <w:rPr>
          <w:rFonts w:asciiTheme="majorHAnsi" w:hAnsiTheme="majorHAnsi" w:cstheme="majorHAnsi"/>
          <w:sz w:val="22"/>
          <w:szCs w:val="22"/>
        </w:rPr>
        <w:t xml:space="preserve"> </w:t>
      </w:r>
      <w:r w:rsidR="2FD87CC8" w:rsidRPr="00C74753">
        <w:rPr>
          <w:rFonts w:asciiTheme="majorHAnsi" w:hAnsiTheme="majorHAnsi" w:cstheme="majorHAnsi"/>
          <w:sz w:val="22"/>
          <w:szCs w:val="22"/>
        </w:rPr>
        <w:t>metadata (</w:t>
      </w:r>
      <w:r w:rsidR="006010EC" w:rsidRPr="00C74753">
        <w:rPr>
          <w:rFonts w:asciiTheme="majorHAnsi" w:hAnsiTheme="majorHAnsi" w:cstheme="majorHAnsi"/>
          <w:sz w:val="22"/>
          <w:szCs w:val="22"/>
        </w:rPr>
        <w:t xml:space="preserve">menu 2 in </w:t>
      </w:r>
      <w:r w:rsidR="348777AE" w:rsidRPr="00C74753">
        <w:rPr>
          <w:rFonts w:asciiTheme="majorHAnsi" w:hAnsiTheme="majorHAnsi" w:cstheme="majorHAnsi"/>
          <w:b/>
          <w:bCs/>
          <w:sz w:val="22"/>
          <w:szCs w:val="22"/>
        </w:rPr>
        <w:t>F</w:t>
      </w:r>
      <w:r w:rsidR="006010EC" w:rsidRPr="00C74753">
        <w:rPr>
          <w:rFonts w:asciiTheme="majorHAnsi" w:hAnsiTheme="majorHAnsi" w:cstheme="majorHAnsi"/>
          <w:b/>
          <w:bCs/>
          <w:sz w:val="22"/>
          <w:szCs w:val="22"/>
        </w:rPr>
        <w:t xml:space="preserve">igure </w:t>
      </w:r>
      <w:r w:rsidR="45988B78" w:rsidRPr="00C74753">
        <w:rPr>
          <w:rFonts w:asciiTheme="majorHAnsi" w:hAnsiTheme="majorHAnsi" w:cstheme="majorHAnsi"/>
          <w:b/>
          <w:bCs/>
          <w:sz w:val="22"/>
          <w:szCs w:val="22"/>
        </w:rPr>
        <w:t>9</w:t>
      </w:r>
      <w:r w:rsidR="5B0AC494" w:rsidRPr="00C74753">
        <w:rPr>
          <w:rFonts w:asciiTheme="majorHAnsi" w:hAnsiTheme="majorHAnsi" w:cstheme="majorHAnsi"/>
          <w:sz w:val="22"/>
          <w:szCs w:val="22"/>
        </w:rPr>
        <w:t>)</w:t>
      </w:r>
      <w:r w:rsidRPr="00C74753">
        <w:rPr>
          <w:rFonts w:asciiTheme="majorHAnsi" w:hAnsiTheme="majorHAnsi" w:cstheme="majorHAnsi"/>
          <w:sz w:val="22"/>
          <w:szCs w:val="22"/>
        </w:rPr>
        <w:t>. Hovering the</w:t>
      </w:r>
      <w:r w:rsidR="21FE0C8E" w:rsidRPr="00C74753">
        <w:rPr>
          <w:rFonts w:asciiTheme="majorHAnsi" w:hAnsiTheme="majorHAnsi" w:cstheme="majorHAnsi"/>
          <w:sz w:val="22"/>
          <w:szCs w:val="22"/>
        </w:rPr>
        <w:t xml:space="preserve"> </w:t>
      </w:r>
      <w:r w:rsidRPr="00C74753">
        <w:rPr>
          <w:rFonts w:asciiTheme="majorHAnsi" w:hAnsiTheme="majorHAnsi" w:cstheme="majorHAnsi"/>
          <w:sz w:val="22"/>
          <w:szCs w:val="22"/>
        </w:rPr>
        <w:t>mouse over</w:t>
      </w:r>
      <w:r w:rsidR="13C0F607" w:rsidRPr="00C74753">
        <w:rPr>
          <w:rFonts w:asciiTheme="majorHAnsi" w:hAnsiTheme="majorHAnsi" w:cstheme="majorHAnsi"/>
          <w:sz w:val="22"/>
          <w:szCs w:val="22"/>
        </w:rPr>
        <w:t xml:space="preserve"> a</w:t>
      </w:r>
      <w:r w:rsidRPr="00C74753">
        <w:rPr>
          <w:rFonts w:asciiTheme="majorHAnsi" w:hAnsiTheme="majorHAnsi" w:cstheme="majorHAnsi"/>
          <w:sz w:val="22"/>
          <w:szCs w:val="22"/>
        </w:rPr>
        <w:t xml:space="preserve"> box</w:t>
      </w:r>
      <w:r w:rsidR="4C183914" w:rsidRPr="00C74753">
        <w:rPr>
          <w:rFonts w:asciiTheme="majorHAnsi" w:hAnsiTheme="majorHAnsi" w:cstheme="majorHAnsi"/>
          <w:sz w:val="22"/>
          <w:szCs w:val="22"/>
        </w:rPr>
        <w:t xml:space="preserve"> shows</w:t>
      </w:r>
      <w:r w:rsidR="00CB58D1" w:rsidRPr="00C74753">
        <w:rPr>
          <w:rFonts w:asciiTheme="majorHAnsi" w:hAnsiTheme="majorHAnsi" w:cstheme="majorHAnsi"/>
          <w:sz w:val="22"/>
          <w:szCs w:val="22"/>
        </w:rPr>
        <w:t xml:space="preserve"> summary statistics of the distribution</w:t>
      </w:r>
      <w:r w:rsidR="004408F1">
        <w:rPr>
          <w:rFonts w:asciiTheme="majorHAnsi" w:hAnsiTheme="majorHAnsi" w:cstheme="majorHAnsi"/>
          <w:sz w:val="22"/>
          <w:szCs w:val="22"/>
        </w:rPr>
        <w:t xml:space="preserve"> of the correlations</w:t>
      </w:r>
      <w:r w:rsidRPr="00C74753">
        <w:rPr>
          <w:rFonts w:asciiTheme="majorHAnsi" w:hAnsiTheme="majorHAnsi" w:cstheme="majorHAnsi"/>
          <w:sz w:val="22"/>
          <w:szCs w:val="22"/>
        </w:rPr>
        <w:t xml:space="preserve"> (minimum and maximum value, median and the two remaining quartiles). The </w:t>
      </w:r>
      <w:r w:rsidR="008B7E7C">
        <w:rPr>
          <w:rFonts w:asciiTheme="majorHAnsi" w:hAnsiTheme="majorHAnsi" w:cstheme="majorHAnsi"/>
          <w:sz w:val="22"/>
          <w:szCs w:val="22"/>
        </w:rPr>
        <w:t>barplot and boxplot</w:t>
      </w:r>
      <w:r w:rsidRPr="00C74753">
        <w:rPr>
          <w:rFonts w:asciiTheme="majorHAnsi" w:hAnsiTheme="majorHAnsi" w:cstheme="majorHAnsi"/>
          <w:sz w:val="22"/>
          <w:szCs w:val="22"/>
        </w:rPr>
        <w:t xml:space="preserve"> can be downloaded together as a </w:t>
      </w:r>
      <w:r w:rsidR="004408F1">
        <w:rPr>
          <w:rFonts w:asciiTheme="majorHAnsi" w:hAnsiTheme="majorHAnsi" w:cstheme="majorHAnsi"/>
          <w:sz w:val="22"/>
          <w:szCs w:val="22"/>
        </w:rPr>
        <w:t>.</w:t>
      </w:r>
      <w:proofErr w:type="spellStart"/>
      <w:r w:rsidRPr="00C74753">
        <w:rPr>
          <w:rFonts w:asciiTheme="majorHAnsi" w:hAnsiTheme="majorHAnsi" w:cstheme="majorHAnsi"/>
          <w:sz w:val="22"/>
          <w:szCs w:val="22"/>
        </w:rPr>
        <w:t>png</w:t>
      </w:r>
      <w:proofErr w:type="spellEnd"/>
      <w:r w:rsidR="69542ADE" w:rsidRPr="00C74753">
        <w:rPr>
          <w:rFonts w:asciiTheme="majorHAnsi" w:hAnsiTheme="majorHAnsi" w:cstheme="majorHAnsi"/>
          <w:sz w:val="22"/>
          <w:szCs w:val="22"/>
        </w:rPr>
        <w:t xml:space="preserve"> with the button in the top right</w:t>
      </w:r>
      <w:r w:rsidR="64E6A2B8" w:rsidRPr="00C74753">
        <w:rPr>
          <w:rFonts w:asciiTheme="majorHAnsi" w:hAnsiTheme="majorHAnsi" w:cstheme="majorHAnsi"/>
          <w:sz w:val="22"/>
          <w:szCs w:val="22"/>
        </w:rPr>
        <w:t xml:space="preserve"> (circled in red in </w:t>
      </w:r>
      <w:r w:rsidR="171CE301" w:rsidRPr="00C74753">
        <w:rPr>
          <w:rFonts w:asciiTheme="majorHAnsi" w:hAnsiTheme="majorHAnsi" w:cstheme="majorHAnsi"/>
          <w:b/>
          <w:bCs/>
          <w:sz w:val="22"/>
          <w:szCs w:val="22"/>
        </w:rPr>
        <w:t>F</w:t>
      </w:r>
      <w:r w:rsidR="64E6A2B8" w:rsidRPr="00C74753">
        <w:rPr>
          <w:rFonts w:asciiTheme="majorHAnsi" w:hAnsiTheme="majorHAnsi" w:cstheme="majorHAnsi"/>
          <w:b/>
          <w:bCs/>
          <w:sz w:val="22"/>
          <w:szCs w:val="22"/>
        </w:rPr>
        <w:t xml:space="preserve">igure </w:t>
      </w:r>
      <w:r w:rsidR="5E983880" w:rsidRPr="00C74753">
        <w:rPr>
          <w:rFonts w:asciiTheme="majorHAnsi" w:hAnsiTheme="majorHAnsi" w:cstheme="majorHAnsi"/>
          <w:b/>
          <w:bCs/>
          <w:sz w:val="22"/>
          <w:szCs w:val="22"/>
        </w:rPr>
        <w:t>9</w:t>
      </w:r>
      <w:r w:rsidR="64E6A2B8" w:rsidRPr="00C74753">
        <w:rPr>
          <w:rFonts w:asciiTheme="majorHAnsi" w:hAnsiTheme="majorHAnsi" w:cstheme="majorHAnsi"/>
          <w:sz w:val="22"/>
          <w:szCs w:val="22"/>
        </w:rPr>
        <w:t>)</w:t>
      </w:r>
      <w:r w:rsidRPr="00C74753">
        <w:rPr>
          <w:rFonts w:asciiTheme="majorHAnsi" w:hAnsiTheme="majorHAnsi" w:cstheme="majorHAnsi"/>
          <w:sz w:val="22"/>
          <w:szCs w:val="22"/>
        </w:rPr>
        <w:t>.</w:t>
      </w:r>
    </w:p>
    <w:p w14:paraId="5C744D7D" w14:textId="4FD5E920" w:rsidR="006550A4" w:rsidRPr="00C74753" w:rsidRDefault="006550A4" w:rsidP="006550A4">
      <w:pPr>
        <w:pStyle w:val="BodyText"/>
        <w:jc w:val="center"/>
        <w:rPr>
          <w:rFonts w:asciiTheme="majorHAnsi" w:hAnsiTheme="majorHAnsi" w:cstheme="majorHAnsi"/>
          <w:sz w:val="22"/>
          <w:szCs w:val="22"/>
        </w:rPr>
      </w:pPr>
      <w:r w:rsidRPr="00C74753">
        <w:rPr>
          <w:rFonts w:asciiTheme="majorHAnsi" w:hAnsiTheme="majorHAnsi" w:cstheme="majorHAnsi"/>
          <w:noProof/>
          <w:sz w:val="22"/>
          <w:szCs w:val="22"/>
        </w:rPr>
        <w:drawing>
          <wp:inline distT="0" distB="0" distL="0" distR="0" wp14:anchorId="5C5D5CBF" wp14:editId="45680E31">
            <wp:extent cx="2641600" cy="2998698"/>
            <wp:effectExtent l="0" t="0" r="6350" b="0"/>
            <wp:docPr id="6475238"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5238" name="Picture 1" descr="A screenshot of a graph&#10;&#10;Description automatically generated"/>
                    <pic:cNvPicPr/>
                  </pic:nvPicPr>
                  <pic:blipFill>
                    <a:blip r:embed="rId33"/>
                    <a:stretch>
                      <a:fillRect/>
                    </a:stretch>
                  </pic:blipFill>
                  <pic:spPr>
                    <a:xfrm>
                      <a:off x="0" y="0"/>
                      <a:ext cx="2648205" cy="3006196"/>
                    </a:xfrm>
                    <a:prstGeom prst="rect">
                      <a:avLst/>
                    </a:prstGeom>
                  </pic:spPr>
                </pic:pic>
              </a:graphicData>
            </a:graphic>
          </wp:inline>
        </w:drawing>
      </w:r>
    </w:p>
    <w:p w14:paraId="63661D22" w14:textId="62F39715" w:rsidR="006550A4" w:rsidRPr="00C74753" w:rsidRDefault="006550A4" w:rsidP="00CB58D1">
      <w:pPr>
        <w:pStyle w:val="BodyText"/>
        <w:jc w:val="center"/>
        <w:rPr>
          <w:rFonts w:asciiTheme="majorHAnsi" w:hAnsiTheme="majorHAnsi" w:cstheme="majorHAnsi"/>
          <w:sz w:val="22"/>
          <w:szCs w:val="22"/>
        </w:rPr>
      </w:pPr>
      <w:r w:rsidRPr="00C74753">
        <w:rPr>
          <w:rFonts w:asciiTheme="majorHAnsi" w:hAnsiTheme="majorHAnsi" w:cstheme="majorHAnsi"/>
          <w:b/>
          <w:bCs/>
          <w:sz w:val="22"/>
          <w:szCs w:val="22"/>
        </w:rPr>
        <w:t>Figure 1</w:t>
      </w:r>
      <w:r w:rsidR="52D36927" w:rsidRPr="00C74753">
        <w:rPr>
          <w:rFonts w:asciiTheme="majorHAnsi" w:hAnsiTheme="majorHAnsi" w:cstheme="majorHAnsi"/>
          <w:b/>
          <w:bCs/>
          <w:sz w:val="22"/>
          <w:szCs w:val="22"/>
        </w:rPr>
        <w:t>1</w:t>
      </w:r>
      <w:r w:rsidRPr="00C74753">
        <w:rPr>
          <w:rFonts w:asciiTheme="majorHAnsi" w:hAnsiTheme="majorHAnsi" w:cstheme="majorHAnsi"/>
          <w:b/>
          <w:bCs/>
          <w:sz w:val="22"/>
          <w:szCs w:val="22"/>
        </w:rPr>
        <w:t xml:space="preserve">. </w:t>
      </w:r>
      <w:r w:rsidRPr="00C74753">
        <w:rPr>
          <w:rFonts w:asciiTheme="majorHAnsi" w:hAnsiTheme="majorHAnsi" w:cstheme="majorHAnsi"/>
          <w:sz w:val="22"/>
          <w:szCs w:val="22"/>
        </w:rPr>
        <w:t>The interactivity of the boxplot</w:t>
      </w:r>
      <w:r w:rsidR="3BE15A0E" w:rsidRPr="00C74753">
        <w:rPr>
          <w:rFonts w:asciiTheme="majorHAnsi" w:hAnsiTheme="majorHAnsi" w:cstheme="majorHAnsi"/>
          <w:sz w:val="22"/>
          <w:szCs w:val="22"/>
        </w:rPr>
        <w:t>.</w:t>
      </w:r>
    </w:p>
    <w:p w14:paraId="73F7FF32" w14:textId="5710C439" w:rsidR="00084413" w:rsidRPr="003E765C" w:rsidRDefault="00D5662C">
      <w:pPr>
        <w:pStyle w:val="Heading2"/>
        <w:rPr>
          <w:rFonts w:cstheme="majorHAnsi"/>
          <w:sz w:val="30"/>
          <w:szCs w:val="30"/>
        </w:rPr>
      </w:pPr>
      <w:bookmarkStart w:id="16" w:name="_Toc172099592"/>
      <w:bookmarkStart w:id="17" w:name="the-raw-data-tab"/>
      <w:bookmarkEnd w:id="14"/>
      <w:r w:rsidRPr="003E765C">
        <w:rPr>
          <w:rFonts w:cstheme="majorHAnsi"/>
          <w:sz w:val="30"/>
          <w:szCs w:val="30"/>
        </w:rPr>
        <w:lastRenderedPageBreak/>
        <w:t>5</w:t>
      </w:r>
      <w:r w:rsidR="00ED458C" w:rsidRPr="003E765C">
        <w:rPr>
          <w:rFonts w:cstheme="majorHAnsi"/>
          <w:sz w:val="30"/>
          <w:szCs w:val="30"/>
        </w:rPr>
        <w:t xml:space="preserve">. The </w:t>
      </w:r>
      <w:r w:rsidR="00B22ED0">
        <w:rPr>
          <w:rFonts w:cstheme="majorHAnsi"/>
          <w:sz w:val="30"/>
          <w:szCs w:val="30"/>
        </w:rPr>
        <w:t xml:space="preserve">Download </w:t>
      </w:r>
      <w:r w:rsidR="00ED458C" w:rsidRPr="003E765C">
        <w:rPr>
          <w:rFonts w:cstheme="majorHAnsi"/>
          <w:sz w:val="30"/>
          <w:szCs w:val="30"/>
        </w:rPr>
        <w:t>tab</w:t>
      </w:r>
      <w:bookmarkEnd w:id="16"/>
    </w:p>
    <w:bookmarkEnd w:id="17"/>
    <w:p w14:paraId="2FBC31D1" w14:textId="77777777" w:rsidR="00A24DF0" w:rsidRDefault="00B22ED0" w:rsidP="00B22ED0">
      <w:pPr>
        <w:pStyle w:val="BodyText"/>
        <w:rPr>
          <w:rFonts w:asciiTheme="majorHAnsi" w:hAnsiTheme="majorHAnsi" w:cstheme="majorHAnsi"/>
          <w:noProof/>
          <w:sz w:val="22"/>
          <w:szCs w:val="22"/>
        </w:rPr>
      </w:pPr>
      <w:r>
        <w:rPr>
          <w:rFonts w:asciiTheme="majorHAnsi" w:hAnsiTheme="majorHAnsi" w:cstheme="majorHAnsi"/>
          <w:sz w:val="22"/>
          <w:szCs w:val="22"/>
        </w:rPr>
        <w:t xml:space="preserve">In the download tab, </w:t>
      </w:r>
      <w:r w:rsidRPr="00B22ED0">
        <w:rPr>
          <w:rFonts w:asciiTheme="majorHAnsi" w:hAnsiTheme="majorHAnsi" w:cstheme="majorHAnsi"/>
          <w:sz w:val="22"/>
          <w:szCs w:val="22"/>
        </w:rPr>
        <w:t xml:space="preserve">users can download the network as a </w:t>
      </w:r>
      <w:proofErr w:type="spellStart"/>
      <w:r w:rsidRPr="00B22ED0">
        <w:rPr>
          <w:rFonts w:asciiTheme="majorHAnsi" w:hAnsiTheme="majorHAnsi" w:cstheme="majorHAnsi"/>
          <w:sz w:val="22"/>
          <w:szCs w:val="22"/>
        </w:rPr>
        <w:t>tidygraph</w:t>
      </w:r>
      <w:proofErr w:type="spellEnd"/>
      <w:r w:rsidRPr="00B22ED0">
        <w:rPr>
          <w:rFonts w:asciiTheme="majorHAnsi" w:hAnsiTheme="majorHAnsi" w:cstheme="majorHAnsi"/>
          <w:sz w:val="22"/>
          <w:szCs w:val="22"/>
        </w:rPr>
        <w:t xml:space="preserve"> </w:t>
      </w:r>
      <w:r>
        <w:rPr>
          <w:rFonts w:asciiTheme="majorHAnsi" w:hAnsiTheme="majorHAnsi" w:cstheme="majorHAnsi"/>
          <w:sz w:val="22"/>
          <w:szCs w:val="22"/>
        </w:rPr>
        <w:t>object.</w:t>
      </w:r>
      <w:r w:rsidRPr="00B22ED0">
        <w:rPr>
          <w:rFonts w:asciiTheme="majorHAnsi" w:hAnsiTheme="majorHAnsi" w:cstheme="majorHAnsi"/>
          <w:sz w:val="22"/>
          <w:szCs w:val="22"/>
        </w:rPr>
        <w:t xml:space="preserve"> the script </w:t>
      </w:r>
      <w:proofErr w:type="spellStart"/>
      <w:r w:rsidRPr="00B22ED0">
        <w:rPr>
          <w:rFonts w:asciiTheme="majorHAnsi" w:hAnsiTheme="majorHAnsi" w:cstheme="majorHAnsi"/>
          <w:sz w:val="22"/>
          <w:szCs w:val="22"/>
        </w:rPr>
        <w:t>Plot_from_tidygraph_</w:t>
      </w:r>
      <w:proofErr w:type="gramStart"/>
      <w:r w:rsidRPr="00B22ED0">
        <w:rPr>
          <w:rFonts w:asciiTheme="majorHAnsi" w:hAnsiTheme="majorHAnsi" w:cstheme="majorHAnsi"/>
          <w:sz w:val="22"/>
          <w:szCs w:val="22"/>
        </w:rPr>
        <w:t>object.R</w:t>
      </w:r>
      <w:proofErr w:type="spellEnd"/>
      <w:proofErr w:type="gramEnd"/>
      <w:r w:rsidRPr="00B22ED0">
        <w:rPr>
          <w:rFonts w:asciiTheme="majorHAnsi" w:hAnsiTheme="majorHAnsi" w:cstheme="majorHAnsi"/>
          <w:sz w:val="22"/>
          <w:szCs w:val="22"/>
        </w:rPr>
        <w:t xml:space="preserve"> (available on </w:t>
      </w:r>
      <w:proofErr w:type="spellStart"/>
      <w:r w:rsidRPr="00B22ED0">
        <w:rPr>
          <w:rFonts w:asciiTheme="majorHAnsi" w:hAnsiTheme="majorHAnsi" w:cstheme="majorHAnsi"/>
          <w:sz w:val="22"/>
          <w:szCs w:val="22"/>
        </w:rPr>
        <w:t>github</w:t>
      </w:r>
      <w:proofErr w:type="spellEnd"/>
      <w:r w:rsidRPr="00B22ED0">
        <w:rPr>
          <w:rFonts w:asciiTheme="majorHAnsi" w:hAnsiTheme="majorHAnsi" w:cstheme="majorHAnsi"/>
          <w:sz w:val="22"/>
          <w:szCs w:val="22"/>
        </w:rPr>
        <w:t>) users can find</w:t>
      </w:r>
      <w:r>
        <w:rPr>
          <w:rFonts w:asciiTheme="majorHAnsi" w:hAnsiTheme="majorHAnsi" w:cstheme="majorHAnsi"/>
          <w:sz w:val="22"/>
          <w:szCs w:val="22"/>
        </w:rPr>
        <w:t xml:space="preserve"> the R</w:t>
      </w:r>
      <w:r w:rsidRPr="00B22ED0">
        <w:rPr>
          <w:rFonts w:asciiTheme="majorHAnsi" w:hAnsiTheme="majorHAnsi" w:cstheme="majorHAnsi"/>
          <w:sz w:val="22"/>
          <w:szCs w:val="22"/>
        </w:rPr>
        <w:t xml:space="preserve"> code to make network visualizations from the </w:t>
      </w:r>
      <w:proofErr w:type="spellStart"/>
      <w:r w:rsidRPr="00B22ED0">
        <w:rPr>
          <w:rFonts w:asciiTheme="majorHAnsi" w:hAnsiTheme="majorHAnsi" w:cstheme="majorHAnsi"/>
          <w:sz w:val="22"/>
          <w:szCs w:val="22"/>
        </w:rPr>
        <w:t>tidygraph</w:t>
      </w:r>
      <w:proofErr w:type="spellEnd"/>
      <w:r w:rsidRPr="00B22ED0">
        <w:rPr>
          <w:rFonts w:asciiTheme="majorHAnsi" w:hAnsiTheme="majorHAnsi" w:cstheme="majorHAnsi"/>
          <w:sz w:val="22"/>
          <w:szCs w:val="22"/>
        </w:rPr>
        <w:t xml:space="preserve"> object and adapt it to their own preferences</w:t>
      </w:r>
      <w:r>
        <w:rPr>
          <w:rFonts w:asciiTheme="majorHAnsi" w:hAnsiTheme="majorHAnsi" w:cstheme="majorHAnsi"/>
          <w:sz w:val="22"/>
          <w:szCs w:val="22"/>
        </w:rPr>
        <w:t>.</w:t>
      </w:r>
      <w:r w:rsidRPr="00B22ED0">
        <w:rPr>
          <w:rFonts w:asciiTheme="majorHAnsi" w:hAnsiTheme="majorHAnsi" w:cstheme="majorHAnsi"/>
          <w:sz w:val="22"/>
          <w:szCs w:val="22"/>
        </w:rPr>
        <w:t xml:space="preserve"> </w:t>
      </w:r>
      <w:r>
        <w:rPr>
          <w:rFonts w:asciiTheme="majorHAnsi" w:hAnsiTheme="majorHAnsi" w:cstheme="majorHAnsi"/>
          <w:sz w:val="22"/>
          <w:szCs w:val="22"/>
        </w:rPr>
        <w:t xml:space="preserve">In this way, users can customize the visualizations to their own preferences and make the figures publication ready. </w:t>
      </w:r>
      <w:r w:rsidRPr="00B22ED0">
        <w:rPr>
          <w:rFonts w:asciiTheme="majorHAnsi" w:hAnsiTheme="majorHAnsi" w:cstheme="majorHAnsi"/>
          <w:sz w:val="22"/>
          <w:szCs w:val="22"/>
        </w:rPr>
        <w:t xml:space="preserve">The node metadata, edges, and correlation matrix can also be downloaded separately from SpeSpeNet as .txt files. </w:t>
      </w:r>
    </w:p>
    <w:p w14:paraId="2588DEDE" w14:textId="0C282543" w:rsidR="00A24DF0" w:rsidRPr="00A24DF0" w:rsidRDefault="00A24DF0" w:rsidP="00A24DF0">
      <w:pPr>
        <w:pStyle w:val="BodyText"/>
        <w:rPr>
          <w:rFonts w:asciiTheme="majorHAnsi" w:hAnsiTheme="majorHAnsi" w:cstheme="majorHAnsi"/>
          <w:b/>
          <w:bCs/>
          <w:sz w:val="20"/>
          <w:szCs w:val="20"/>
          <w:lang w:val="nl-NL"/>
        </w:rPr>
      </w:pPr>
      <w:r w:rsidRPr="00A24DF0">
        <w:rPr>
          <w:rFonts w:asciiTheme="majorHAnsi" w:hAnsiTheme="majorHAnsi" w:cstheme="majorHAnsi"/>
          <w:b/>
          <w:bCs/>
          <w:sz w:val="20"/>
          <w:szCs w:val="20"/>
          <w:lang w:val="nl-NL"/>
        </w:rPr>
        <w:drawing>
          <wp:inline distT="0" distB="0" distL="0" distR="0" wp14:anchorId="0590F80E" wp14:editId="65E1CA7D">
            <wp:extent cx="5972810" cy="2729230"/>
            <wp:effectExtent l="0" t="0" r="8890" b="0"/>
            <wp:docPr id="8010593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972810" cy="2729230"/>
                    </a:xfrm>
                    <a:prstGeom prst="rect">
                      <a:avLst/>
                    </a:prstGeom>
                    <a:noFill/>
                    <a:ln>
                      <a:noFill/>
                    </a:ln>
                  </pic:spPr>
                </pic:pic>
              </a:graphicData>
            </a:graphic>
          </wp:inline>
        </w:drawing>
      </w:r>
    </w:p>
    <w:p w14:paraId="7DB54B09" w14:textId="61CFD985" w:rsidR="006550A4" w:rsidRPr="00C74753" w:rsidRDefault="006550A4" w:rsidP="00B22ED0">
      <w:pPr>
        <w:pStyle w:val="BodyText"/>
        <w:rPr>
          <w:rFonts w:asciiTheme="majorHAnsi" w:hAnsiTheme="majorHAnsi" w:cstheme="majorHAnsi"/>
          <w:sz w:val="22"/>
          <w:szCs w:val="22"/>
        </w:rPr>
      </w:pPr>
      <w:r w:rsidRPr="00892ECC">
        <w:rPr>
          <w:rFonts w:asciiTheme="majorHAnsi" w:hAnsiTheme="majorHAnsi" w:cstheme="majorHAnsi"/>
          <w:b/>
          <w:bCs/>
          <w:sz w:val="20"/>
          <w:szCs w:val="20"/>
        </w:rPr>
        <w:t>Figure 1</w:t>
      </w:r>
      <w:r w:rsidR="003E2B93" w:rsidRPr="00892ECC">
        <w:rPr>
          <w:rFonts w:asciiTheme="majorHAnsi" w:hAnsiTheme="majorHAnsi" w:cstheme="majorHAnsi"/>
          <w:b/>
          <w:bCs/>
          <w:sz w:val="20"/>
          <w:szCs w:val="20"/>
        </w:rPr>
        <w:t>2</w:t>
      </w:r>
      <w:r w:rsidRPr="00892ECC">
        <w:rPr>
          <w:rFonts w:asciiTheme="majorHAnsi" w:hAnsiTheme="majorHAnsi" w:cstheme="majorHAnsi"/>
          <w:b/>
          <w:bCs/>
          <w:sz w:val="20"/>
          <w:szCs w:val="20"/>
        </w:rPr>
        <w:t xml:space="preserve">. </w:t>
      </w:r>
      <w:r w:rsidRPr="00892ECC">
        <w:rPr>
          <w:rFonts w:asciiTheme="majorHAnsi" w:hAnsiTheme="majorHAnsi" w:cstheme="majorHAnsi"/>
          <w:sz w:val="20"/>
          <w:szCs w:val="20"/>
        </w:rPr>
        <w:t>Overview of the Raw data tab</w:t>
      </w:r>
      <w:r w:rsidR="76269633" w:rsidRPr="00892ECC">
        <w:rPr>
          <w:rFonts w:asciiTheme="majorHAnsi" w:hAnsiTheme="majorHAnsi" w:cstheme="majorHAnsi"/>
          <w:sz w:val="20"/>
          <w:szCs w:val="20"/>
        </w:rPr>
        <w:t>.</w:t>
      </w:r>
    </w:p>
    <w:sectPr w:rsidR="006550A4" w:rsidRPr="00C74753">
      <w:pgSz w:w="12240" w:h="15840"/>
      <w:pgMar w:top="1417" w:right="1417" w:bottom="1417" w:left="1417" w:header="708" w:footer="708" w:gutter="0"/>
      <w:cols w:space="708"/>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AB0C4E" w14:textId="77777777" w:rsidR="00316678" w:rsidRDefault="00316678">
      <w:pPr>
        <w:spacing w:after="0"/>
      </w:pPr>
      <w:r>
        <w:separator/>
      </w:r>
    </w:p>
  </w:endnote>
  <w:endnote w:type="continuationSeparator" w:id="0">
    <w:p w14:paraId="518358FE" w14:textId="77777777" w:rsidR="00316678" w:rsidRDefault="0031667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601431" w14:textId="77777777" w:rsidR="00316678" w:rsidRDefault="00316678">
      <w:r>
        <w:separator/>
      </w:r>
    </w:p>
  </w:footnote>
  <w:footnote w:type="continuationSeparator" w:id="0">
    <w:p w14:paraId="2FFA4EF9" w14:textId="77777777" w:rsidR="00316678" w:rsidRDefault="00316678">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Mw0Ef6oSoD3LZu" int2:id="LgG0gwRM">
      <int2:state int2:value="Rejected" int2:type="AugLoop_Text_Critique"/>
    </int2:textHash>
    <int2:bookmark int2:bookmarkName="_Int_JZ7MgtDY" int2:invalidationBookmarkName="" int2:hashCode="r93Xb8ExqshKGE" int2:id="KMeQPWFA">
      <int2:state int2:value="Rejected" int2:type="AugLoop_Text_Critique"/>
    </int2:bookmark>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00A990"/>
    <w:multiLevelType w:val="multilevel"/>
    <w:tmpl w:val="7D1E5D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748555DC"/>
    <w:multiLevelType w:val="hybridMultilevel"/>
    <w:tmpl w:val="1CB482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929968315">
    <w:abstractNumId w:val="0"/>
  </w:num>
  <w:num w:numId="2" w16cid:durableId="109236203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15:person w15:author="Manousou, E. (Eleni)">
    <w15:presenceInfo w15:providerId="AD" w15:userId="S::e.manousou1@students.uu.nl::d8c14f82-00b6-4932-9af5-11c1da55cbc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413"/>
    <w:rsid w:val="000036CD"/>
    <w:rsid w:val="00007F56"/>
    <w:rsid w:val="0001165C"/>
    <w:rsid w:val="000158B1"/>
    <w:rsid w:val="0002C7A1"/>
    <w:rsid w:val="00040507"/>
    <w:rsid w:val="00042180"/>
    <w:rsid w:val="0005152D"/>
    <w:rsid w:val="00065A24"/>
    <w:rsid w:val="000722F6"/>
    <w:rsid w:val="00084413"/>
    <w:rsid w:val="000A47C1"/>
    <w:rsid w:val="000A5448"/>
    <w:rsid w:val="000C4293"/>
    <w:rsid w:val="000E5744"/>
    <w:rsid w:val="000F424D"/>
    <w:rsid w:val="00107149"/>
    <w:rsid w:val="00116E86"/>
    <w:rsid w:val="001572A2"/>
    <w:rsid w:val="001A0EA1"/>
    <w:rsid w:val="001A5C5B"/>
    <w:rsid w:val="001B1F85"/>
    <w:rsid w:val="001B7A07"/>
    <w:rsid w:val="001E5772"/>
    <w:rsid w:val="00224AAC"/>
    <w:rsid w:val="00235B4D"/>
    <w:rsid w:val="00245D2C"/>
    <w:rsid w:val="00256205"/>
    <w:rsid w:val="002813D0"/>
    <w:rsid w:val="00293172"/>
    <w:rsid w:val="00293D3F"/>
    <w:rsid w:val="002C6B43"/>
    <w:rsid w:val="00316678"/>
    <w:rsid w:val="00341615"/>
    <w:rsid w:val="00346F96"/>
    <w:rsid w:val="00351328"/>
    <w:rsid w:val="00357E6B"/>
    <w:rsid w:val="00366C43"/>
    <w:rsid w:val="0038185F"/>
    <w:rsid w:val="0039068D"/>
    <w:rsid w:val="00396F6D"/>
    <w:rsid w:val="003A0BDA"/>
    <w:rsid w:val="003C6DCD"/>
    <w:rsid w:val="003E2B93"/>
    <w:rsid w:val="003E765C"/>
    <w:rsid w:val="00413C74"/>
    <w:rsid w:val="0041742C"/>
    <w:rsid w:val="00421D0E"/>
    <w:rsid w:val="00432FD6"/>
    <w:rsid w:val="004408F1"/>
    <w:rsid w:val="00470D3D"/>
    <w:rsid w:val="00477CCB"/>
    <w:rsid w:val="00495C46"/>
    <w:rsid w:val="004B157B"/>
    <w:rsid w:val="004D0D4F"/>
    <w:rsid w:val="004D2EA6"/>
    <w:rsid w:val="004D39A3"/>
    <w:rsid w:val="004F7D2C"/>
    <w:rsid w:val="0050115D"/>
    <w:rsid w:val="00510BA6"/>
    <w:rsid w:val="00522BC3"/>
    <w:rsid w:val="005237C0"/>
    <w:rsid w:val="005456BE"/>
    <w:rsid w:val="00571C7C"/>
    <w:rsid w:val="00576F40"/>
    <w:rsid w:val="00584279"/>
    <w:rsid w:val="00597481"/>
    <w:rsid w:val="005A185E"/>
    <w:rsid w:val="005A1E88"/>
    <w:rsid w:val="005C3540"/>
    <w:rsid w:val="005D089E"/>
    <w:rsid w:val="005D335E"/>
    <w:rsid w:val="005F741A"/>
    <w:rsid w:val="006010EC"/>
    <w:rsid w:val="00610600"/>
    <w:rsid w:val="00620D55"/>
    <w:rsid w:val="00637A6B"/>
    <w:rsid w:val="006436B8"/>
    <w:rsid w:val="00651518"/>
    <w:rsid w:val="006550A4"/>
    <w:rsid w:val="006852E4"/>
    <w:rsid w:val="00696361"/>
    <w:rsid w:val="006A1D20"/>
    <w:rsid w:val="006A670E"/>
    <w:rsid w:val="006CA632"/>
    <w:rsid w:val="006E78DA"/>
    <w:rsid w:val="00716EB6"/>
    <w:rsid w:val="0072578E"/>
    <w:rsid w:val="007363DB"/>
    <w:rsid w:val="00751DB9"/>
    <w:rsid w:val="0076222D"/>
    <w:rsid w:val="0079338C"/>
    <w:rsid w:val="007CC73E"/>
    <w:rsid w:val="007D098F"/>
    <w:rsid w:val="007D0E18"/>
    <w:rsid w:val="007D71C3"/>
    <w:rsid w:val="007E41B8"/>
    <w:rsid w:val="00801840"/>
    <w:rsid w:val="00811AED"/>
    <w:rsid w:val="0083091B"/>
    <w:rsid w:val="008335C0"/>
    <w:rsid w:val="00842CDE"/>
    <w:rsid w:val="00844FD2"/>
    <w:rsid w:val="00860AA4"/>
    <w:rsid w:val="00872322"/>
    <w:rsid w:val="00886DFE"/>
    <w:rsid w:val="008876A1"/>
    <w:rsid w:val="00892ECC"/>
    <w:rsid w:val="008B7E7C"/>
    <w:rsid w:val="008E02C9"/>
    <w:rsid w:val="00905632"/>
    <w:rsid w:val="00924429"/>
    <w:rsid w:val="00942DA7"/>
    <w:rsid w:val="009653B5"/>
    <w:rsid w:val="00975AA3"/>
    <w:rsid w:val="00991E7B"/>
    <w:rsid w:val="009C2B8E"/>
    <w:rsid w:val="009F0644"/>
    <w:rsid w:val="009F4A1F"/>
    <w:rsid w:val="009F4F90"/>
    <w:rsid w:val="00A167CD"/>
    <w:rsid w:val="00A2045B"/>
    <w:rsid w:val="00A24DF0"/>
    <w:rsid w:val="00A27BC1"/>
    <w:rsid w:val="00A46709"/>
    <w:rsid w:val="00A71BE0"/>
    <w:rsid w:val="00AE2670"/>
    <w:rsid w:val="00B22ED0"/>
    <w:rsid w:val="00B241C2"/>
    <w:rsid w:val="00B35DE8"/>
    <w:rsid w:val="00B71159"/>
    <w:rsid w:val="00B9143C"/>
    <w:rsid w:val="00BC21BE"/>
    <w:rsid w:val="00BF04A7"/>
    <w:rsid w:val="00C52B78"/>
    <w:rsid w:val="00C542EB"/>
    <w:rsid w:val="00C5546A"/>
    <w:rsid w:val="00C74753"/>
    <w:rsid w:val="00C83F40"/>
    <w:rsid w:val="00C95A62"/>
    <w:rsid w:val="00CA53E8"/>
    <w:rsid w:val="00CB1E7A"/>
    <w:rsid w:val="00CB58D1"/>
    <w:rsid w:val="00CC630F"/>
    <w:rsid w:val="00CD29B0"/>
    <w:rsid w:val="00CF3F7D"/>
    <w:rsid w:val="00D23F66"/>
    <w:rsid w:val="00D40D2F"/>
    <w:rsid w:val="00D5662C"/>
    <w:rsid w:val="00D61A63"/>
    <w:rsid w:val="00D84EB5"/>
    <w:rsid w:val="00D872D3"/>
    <w:rsid w:val="00DE7FEF"/>
    <w:rsid w:val="00E06C1D"/>
    <w:rsid w:val="00E104A1"/>
    <w:rsid w:val="00E12D5B"/>
    <w:rsid w:val="00E13DAD"/>
    <w:rsid w:val="00E17C09"/>
    <w:rsid w:val="00E24B3A"/>
    <w:rsid w:val="00E37ED8"/>
    <w:rsid w:val="00E41E06"/>
    <w:rsid w:val="00E90190"/>
    <w:rsid w:val="00EB15CE"/>
    <w:rsid w:val="00EB3254"/>
    <w:rsid w:val="00EC1ED2"/>
    <w:rsid w:val="00EC54C7"/>
    <w:rsid w:val="00ED458C"/>
    <w:rsid w:val="00ED4C36"/>
    <w:rsid w:val="00ED7BDE"/>
    <w:rsid w:val="00EE2C98"/>
    <w:rsid w:val="00EF2072"/>
    <w:rsid w:val="00F61920"/>
    <w:rsid w:val="00F632B3"/>
    <w:rsid w:val="00F817C9"/>
    <w:rsid w:val="00F97B5C"/>
    <w:rsid w:val="00FA0487"/>
    <w:rsid w:val="00FB38FC"/>
    <w:rsid w:val="00FC3D01"/>
    <w:rsid w:val="00FD7A61"/>
    <w:rsid w:val="00FE32DB"/>
    <w:rsid w:val="0110F481"/>
    <w:rsid w:val="01238C6D"/>
    <w:rsid w:val="0139D90D"/>
    <w:rsid w:val="01708A31"/>
    <w:rsid w:val="01B0E22E"/>
    <w:rsid w:val="01D652C3"/>
    <w:rsid w:val="0212F6D2"/>
    <w:rsid w:val="02733F67"/>
    <w:rsid w:val="02820C2E"/>
    <w:rsid w:val="02A75672"/>
    <w:rsid w:val="02AB8E0B"/>
    <w:rsid w:val="02BCA8AA"/>
    <w:rsid w:val="02E13065"/>
    <w:rsid w:val="031CB84C"/>
    <w:rsid w:val="036D8D3D"/>
    <w:rsid w:val="03A4CBC3"/>
    <w:rsid w:val="03BDB22D"/>
    <w:rsid w:val="03C72A1E"/>
    <w:rsid w:val="0413E745"/>
    <w:rsid w:val="0429A2A1"/>
    <w:rsid w:val="04338B04"/>
    <w:rsid w:val="043D2326"/>
    <w:rsid w:val="045AA46E"/>
    <w:rsid w:val="0478EE7E"/>
    <w:rsid w:val="053EA0EB"/>
    <w:rsid w:val="055825E7"/>
    <w:rsid w:val="0569D33B"/>
    <w:rsid w:val="05943020"/>
    <w:rsid w:val="05B05ADF"/>
    <w:rsid w:val="05C57302"/>
    <w:rsid w:val="05F674CF"/>
    <w:rsid w:val="0602B01E"/>
    <w:rsid w:val="06036859"/>
    <w:rsid w:val="060CDAA5"/>
    <w:rsid w:val="064CC846"/>
    <w:rsid w:val="06665E2E"/>
    <w:rsid w:val="066B4A6C"/>
    <w:rsid w:val="069352DF"/>
    <w:rsid w:val="069A2C40"/>
    <w:rsid w:val="06C0CF29"/>
    <w:rsid w:val="071D0591"/>
    <w:rsid w:val="0745014B"/>
    <w:rsid w:val="07557DA1"/>
    <w:rsid w:val="0757CC0E"/>
    <w:rsid w:val="07B88E9A"/>
    <w:rsid w:val="08113E57"/>
    <w:rsid w:val="081AB0DC"/>
    <w:rsid w:val="08693098"/>
    <w:rsid w:val="087D8F4D"/>
    <w:rsid w:val="088FDF30"/>
    <w:rsid w:val="0891D2D0"/>
    <w:rsid w:val="08E38C76"/>
    <w:rsid w:val="09455E37"/>
    <w:rsid w:val="095D8D91"/>
    <w:rsid w:val="0962B43E"/>
    <w:rsid w:val="097704C6"/>
    <w:rsid w:val="0984D693"/>
    <w:rsid w:val="09CDFC62"/>
    <w:rsid w:val="0A050FB2"/>
    <w:rsid w:val="0A0E9282"/>
    <w:rsid w:val="0A1C28EC"/>
    <w:rsid w:val="0A1FDBBF"/>
    <w:rsid w:val="0A23A984"/>
    <w:rsid w:val="0A54A653"/>
    <w:rsid w:val="0A7534FA"/>
    <w:rsid w:val="0A8F476F"/>
    <w:rsid w:val="0AA3B98A"/>
    <w:rsid w:val="0AB3E838"/>
    <w:rsid w:val="0ABC89A5"/>
    <w:rsid w:val="0B2FC2D3"/>
    <w:rsid w:val="0B3ACB57"/>
    <w:rsid w:val="0B5813E2"/>
    <w:rsid w:val="0B591DD1"/>
    <w:rsid w:val="0B6BCE75"/>
    <w:rsid w:val="0BBAE65E"/>
    <w:rsid w:val="0BC7676B"/>
    <w:rsid w:val="0C585A06"/>
    <w:rsid w:val="0C693F1D"/>
    <w:rsid w:val="0C70C98B"/>
    <w:rsid w:val="0C71F1A2"/>
    <w:rsid w:val="0C94E0E4"/>
    <w:rsid w:val="0CBC7755"/>
    <w:rsid w:val="0CFFCFFC"/>
    <w:rsid w:val="0D597946"/>
    <w:rsid w:val="0D64F495"/>
    <w:rsid w:val="0E0FBC71"/>
    <w:rsid w:val="0E54C11A"/>
    <w:rsid w:val="0E75546A"/>
    <w:rsid w:val="0E7E7615"/>
    <w:rsid w:val="0EA236D3"/>
    <w:rsid w:val="0EADBAC6"/>
    <w:rsid w:val="0EBB91F5"/>
    <w:rsid w:val="0EF39B3F"/>
    <w:rsid w:val="0EFF082D"/>
    <w:rsid w:val="0F247F6D"/>
    <w:rsid w:val="0F4A45E6"/>
    <w:rsid w:val="0F8EB467"/>
    <w:rsid w:val="1027E19A"/>
    <w:rsid w:val="10429964"/>
    <w:rsid w:val="1063B7DF"/>
    <w:rsid w:val="110F3223"/>
    <w:rsid w:val="111FF9C2"/>
    <w:rsid w:val="114562C5"/>
    <w:rsid w:val="11D5395D"/>
    <w:rsid w:val="11D6C9A4"/>
    <w:rsid w:val="11ECEEDD"/>
    <w:rsid w:val="122A27E2"/>
    <w:rsid w:val="1242283F"/>
    <w:rsid w:val="129726B0"/>
    <w:rsid w:val="12A3FC06"/>
    <w:rsid w:val="12C65A61"/>
    <w:rsid w:val="12C80AC9"/>
    <w:rsid w:val="12F05475"/>
    <w:rsid w:val="133CA7C0"/>
    <w:rsid w:val="137D22D3"/>
    <w:rsid w:val="139A4CD0"/>
    <w:rsid w:val="13BB1B19"/>
    <w:rsid w:val="13C0F607"/>
    <w:rsid w:val="13D27950"/>
    <w:rsid w:val="13D9EA47"/>
    <w:rsid w:val="13E2603C"/>
    <w:rsid w:val="140C6BCC"/>
    <w:rsid w:val="140D76AC"/>
    <w:rsid w:val="1463DB2A"/>
    <w:rsid w:val="1477CA22"/>
    <w:rsid w:val="148EC591"/>
    <w:rsid w:val="14C7893A"/>
    <w:rsid w:val="14E6D7BA"/>
    <w:rsid w:val="15516865"/>
    <w:rsid w:val="15530145"/>
    <w:rsid w:val="155A31A3"/>
    <w:rsid w:val="155DC459"/>
    <w:rsid w:val="15962949"/>
    <w:rsid w:val="162A9EB9"/>
    <w:rsid w:val="16AEAA60"/>
    <w:rsid w:val="16D1ED92"/>
    <w:rsid w:val="17050FAF"/>
    <w:rsid w:val="171CE301"/>
    <w:rsid w:val="176A845F"/>
    <w:rsid w:val="1771B7DC"/>
    <w:rsid w:val="177CD4D9"/>
    <w:rsid w:val="17BCCC93"/>
    <w:rsid w:val="1832C59B"/>
    <w:rsid w:val="18623826"/>
    <w:rsid w:val="186BFBB1"/>
    <w:rsid w:val="18886A27"/>
    <w:rsid w:val="18B291C3"/>
    <w:rsid w:val="191DB8E7"/>
    <w:rsid w:val="19890D67"/>
    <w:rsid w:val="19978D36"/>
    <w:rsid w:val="19D272F9"/>
    <w:rsid w:val="19F24F07"/>
    <w:rsid w:val="1A39CD4E"/>
    <w:rsid w:val="1A41BAD4"/>
    <w:rsid w:val="1AE9D74D"/>
    <w:rsid w:val="1B1C556A"/>
    <w:rsid w:val="1B3B743A"/>
    <w:rsid w:val="1B57EB84"/>
    <w:rsid w:val="1B5EF440"/>
    <w:rsid w:val="1B62F0F2"/>
    <w:rsid w:val="1BAD4805"/>
    <w:rsid w:val="1BB28EED"/>
    <w:rsid w:val="1BC834E5"/>
    <w:rsid w:val="1C016113"/>
    <w:rsid w:val="1C1B7DE9"/>
    <w:rsid w:val="1C728426"/>
    <w:rsid w:val="1C9EFD6E"/>
    <w:rsid w:val="1CBDC265"/>
    <w:rsid w:val="1D231E35"/>
    <w:rsid w:val="1D716E10"/>
    <w:rsid w:val="1D8AD55C"/>
    <w:rsid w:val="1D90FBB5"/>
    <w:rsid w:val="1DA3F5BB"/>
    <w:rsid w:val="1DDF6253"/>
    <w:rsid w:val="1DEE9637"/>
    <w:rsid w:val="1E3CF895"/>
    <w:rsid w:val="1E3EAA49"/>
    <w:rsid w:val="1E5F2AD5"/>
    <w:rsid w:val="1E846E80"/>
    <w:rsid w:val="1E9D58B1"/>
    <w:rsid w:val="1EAEDA62"/>
    <w:rsid w:val="1EB9B1AD"/>
    <w:rsid w:val="1F8E3605"/>
    <w:rsid w:val="1FD10748"/>
    <w:rsid w:val="1FDEDC8E"/>
    <w:rsid w:val="20073223"/>
    <w:rsid w:val="201419E6"/>
    <w:rsid w:val="2015963A"/>
    <w:rsid w:val="20A9011F"/>
    <w:rsid w:val="215866F5"/>
    <w:rsid w:val="21726E91"/>
    <w:rsid w:val="21AC516D"/>
    <w:rsid w:val="21C81E2B"/>
    <w:rsid w:val="21FE0C8E"/>
    <w:rsid w:val="22719095"/>
    <w:rsid w:val="229E9492"/>
    <w:rsid w:val="22D1B05D"/>
    <w:rsid w:val="23063ADD"/>
    <w:rsid w:val="23340E9F"/>
    <w:rsid w:val="237B83B8"/>
    <w:rsid w:val="23A80A94"/>
    <w:rsid w:val="24DB18EE"/>
    <w:rsid w:val="256A6801"/>
    <w:rsid w:val="25DA4CDD"/>
    <w:rsid w:val="2603CA4E"/>
    <w:rsid w:val="26CD1F75"/>
    <w:rsid w:val="26F9ECC3"/>
    <w:rsid w:val="26FFC589"/>
    <w:rsid w:val="272AED22"/>
    <w:rsid w:val="27752F95"/>
    <w:rsid w:val="277E87CF"/>
    <w:rsid w:val="279F9AAF"/>
    <w:rsid w:val="27F644EB"/>
    <w:rsid w:val="28245FEB"/>
    <w:rsid w:val="282565D0"/>
    <w:rsid w:val="2848252C"/>
    <w:rsid w:val="2868EFD6"/>
    <w:rsid w:val="28BC0E3D"/>
    <w:rsid w:val="29067B82"/>
    <w:rsid w:val="29073FA0"/>
    <w:rsid w:val="2918EACA"/>
    <w:rsid w:val="293A9242"/>
    <w:rsid w:val="298CEA4D"/>
    <w:rsid w:val="2992154C"/>
    <w:rsid w:val="29E0FB1D"/>
    <w:rsid w:val="2A32FCEA"/>
    <w:rsid w:val="2A76EB96"/>
    <w:rsid w:val="2A9AC980"/>
    <w:rsid w:val="2AD730C0"/>
    <w:rsid w:val="2AEFBB2A"/>
    <w:rsid w:val="2B1950D7"/>
    <w:rsid w:val="2B2A8BAE"/>
    <w:rsid w:val="2B6AABAD"/>
    <w:rsid w:val="2B77F3CC"/>
    <w:rsid w:val="2BD70BD6"/>
    <w:rsid w:val="2BE7AD71"/>
    <w:rsid w:val="2C27891E"/>
    <w:rsid w:val="2C64C9BD"/>
    <w:rsid w:val="2CAF361B"/>
    <w:rsid w:val="2CF062E5"/>
    <w:rsid w:val="2D3C60F9"/>
    <w:rsid w:val="2D3C6146"/>
    <w:rsid w:val="2D599835"/>
    <w:rsid w:val="2DD2AFA6"/>
    <w:rsid w:val="2DF3310B"/>
    <w:rsid w:val="2E622C70"/>
    <w:rsid w:val="2E77A416"/>
    <w:rsid w:val="2EEF5DEB"/>
    <w:rsid w:val="2F91DF28"/>
    <w:rsid w:val="2FD87CC8"/>
    <w:rsid w:val="2FF4AF80"/>
    <w:rsid w:val="30070B0F"/>
    <w:rsid w:val="3046B948"/>
    <w:rsid w:val="3053375A"/>
    <w:rsid w:val="307B24F8"/>
    <w:rsid w:val="30FA2B67"/>
    <w:rsid w:val="3122139D"/>
    <w:rsid w:val="3134F8A7"/>
    <w:rsid w:val="31537818"/>
    <w:rsid w:val="31F6396D"/>
    <w:rsid w:val="3203C396"/>
    <w:rsid w:val="32524954"/>
    <w:rsid w:val="3280ECFC"/>
    <w:rsid w:val="332481BE"/>
    <w:rsid w:val="332C5042"/>
    <w:rsid w:val="3338F792"/>
    <w:rsid w:val="33521FEF"/>
    <w:rsid w:val="339B5B5B"/>
    <w:rsid w:val="341810C6"/>
    <w:rsid w:val="343B8958"/>
    <w:rsid w:val="348777AE"/>
    <w:rsid w:val="34981044"/>
    <w:rsid w:val="34F63D63"/>
    <w:rsid w:val="350D93E0"/>
    <w:rsid w:val="357F97E8"/>
    <w:rsid w:val="359158E4"/>
    <w:rsid w:val="36149A2C"/>
    <w:rsid w:val="366F7EF8"/>
    <w:rsid w:val="36AB1BDB"/>
    <w:rsid w:val="36B9EB4A"/>
    <w:rsid w:val="370477DF"/>
    <w:rsid w:val="371B6849"/>
    <w:rsid w:val="372844C6"/>
    <w:rsid w:val="375794D9"/>
    <w:rsid w:val="379DF8BF"/>
    <w:rsid w:val="37B80FDB"/>
    <w:rsid w:val="37E627D8"/>
    <w:rsid w:val="380C68B5"/>
    <w:rsid w:val="381811C6"/>
    <w:rsid w:val="383A9663"/>
    <w:rsid w:val="39529144"/>
    <w:rsid w:val="396D8873"/>
    <w:rsid w:val="399B91C6"/>
    <w:rsid w:val="3A135311"/>
    <w:rsid w:val="3A507734"/>
    <w:rsid w:val="3A9FDC6E"/>
    <w:rsid w:val="3AD0AF98"/>
    <w:rsid w:val="3AEB5935"/>
    <w:rsid w:val="3B15D576"/>
    <w:rsid w:val="3B96889F"/>
    <w:rsid w:val="3B9F895B"/>
    <w:rsid w:val="3BE15A0E"/>
    <w:rsid w:val="3BF3D0BF"/>
    <w:rsid w:val="3BFB14BB"/>
    <w:rsid w:val="3C31AACA"/>
    <w:rsid w:val="3C362F6F"/>
    <w:rsid w:val="3C3B8B91"/>
    <w:rsid w:val="3C459A6E"/>
    <w:rsid w:val="3CA88DCC"/>
    <w:rsid w:val="3CF90235"/>
    <w:rsid w:val="3D20E6CB"/>
    <w:rsid w:val="3DA1F51E"/>
    <w:rsid w:val="3DAB1960"/>
    <w:rsid w:val="3DC3611A"/>
    <w:rsid w:val="3DE208EB"/>
    <w:rsid w:val="3E0C2B66"/>
    <w:rsid w:val="3E1CDF62"/>
    <w:rsid w:val="3E2D1F59"/>
    <w:rsid w:val="3EAB8A26"/>
    <w:rsid w:val="3F0D72DA"/>
    <w:rsid w:val="3F1BC1CD"/>
    <w:rsid w:val="3F883D1C"/>
    <w:rsid w:val="3FB26034"/>
    <w:rsid w:val="40F0CCF1"/>
    <w:rsid w:val="41414D80"/>
    <w:rsid w:val="41433BDB"/>
    <w:rsid w:val="414E9718"/>
    <w:rsid w:val="417856BC"/>
    <w:rsid w:val="41CA011A"/>
    <w:rsid w:val="41CCAF30"/>
    <w:rsid w:val="423B6164"/>
    <w:rsid w:val="427D8E2B"/>
    <w:rsid w:val="42ACE849"/>
    <w:rsid w:val="4316E526"/>
    <w:rsid w:val="433078A5"/>
    <w:rsid w:val="43D79C8E"/>
    <w:rsid w:val="43EA817A"/>
    <w:rsid w:val="4410A333"/>
    <w:rsid w:val="442819C2"/>
    <w:rsid w:val="4429B5F2"/>
    <w:rsid w:val="44339943"/>
    <w:rsid w:val="446453BF"/>
    <w:rsid w:val="44D485E7"/>
    <w:rsid w:val="44DE636F"/>
    <w:rsid w:val="4517D652"/>
    <w:rsid w:val="451F14E5"/>
    <w:rsid w:val="452244EC"/>
    <w:rsid w:val="4575DF99"/>
    <w:rsid w:val="45988B78"/>
    <w:rsid w:val="45BE7621"/>
    <w:rsid w:val="45D7A3FA"/>
    <w:rsid w:val="45FF23CB"/>
    <w:rsid w:val="46025373"/>
    <w:rsid w:val="460E8B53"/>
    <w:rsid w:val="4687DA44"/>
    <w:rsid w:val="46B5122A"/>
    <w:rsid w:val="46C7595F"/>
    <w:rsid w:val="472514B6"/>
    <w:rsid w:val="47AD52F0"/>
    <w:rsid w:val="47D4019F"/>
    <w:rsid w:val="47FECA5C"/>
    <w:rsid w:val="480D0E96"/>
    <w:rsid w:val="480DF7A9"/>
    <w:rsid w:val="48318512"/>
    <w:rsid w:val="48526C6C"/>
    <w:rsid w:val="485978FF"/>
    <w:rsid w:val="48D63DD6"/>
    <w:rsid w:val="490037F1"/>
    <w:rsid w:val="4901BA9C"/>
    <w:rsid w:val="4913D1D3"/>
    <w:rsid w:val="49471720"/>
    <w:rsid w:val="495A00BA"/>
    <w:rsid w:val="49B43259"/>
    <w:rsid w:val="49BE5CE0"/>
    <w:rsid w:val="49C2F067"/>
    <w:rsid w:val="49F0F1DA"/>
    <w:rsid w:val="4A78928D"/>
    <w:rsid w:val="4B4CD15E"/>
    <w:rsid w:val="4B7362B0"/>
    <w:rsid w:val="4B7AF68D"/>
    <w:rsid w:val="4B88DB50"/>
    <w:rsid w:val="4B891957"/>
    <w:rsid w:val="4BCB302B"/>
    <w:rsid w:val="4BEA623D"/>
    <w:rsid w:val="4BFED458"/>
    <w:rsid w:val="4C183914"/>
    <w:rsid w:val="4C315A9D"/>
    <w:rsid w:val="4C42CCC9"/>
    <w:rsid w:val="4C494C82"/>
    <w:rsid w:val="4C4A1409"/>
    <w:rsid w:val="4C67DD46"/>
    <w:rsid w:val="4C7AA49B"/>
    <w:rsid w:val="4C7ED7B1"/>
    <w:rsid w:val="4C84D938"/>
    <w:rsid w:val="4D244635"/>
    <w:rsid w:val="4D36C92F"/>
    <w:rsid w:val="4D422894"/>
    <w:rsid w:val="4D7DD86D"/>
    <w:rsid w:val="4DC014BD"/>
    <w:rsid w:val="4DF765EA"/>
    <w:rsid w:val="4DF88A9F"/>
    <w:rsid w:val="4E6E0BE0"/>
    <w:rsid w:val="4E78E50D"/>
    <w:rsid w:val="4E7E3D4C"/>
    <w:rsid w:val="4E91CE03"/>
    <w:rsid w:val="4EA51CC4"/>
    <w:rsid w:val="4EF63615"/>
    <w:rsid w:val="4FAB3FEA"/>
    <w:rsid w:val="4FBDFE9C"/>
    <w:rsid w:val="4FE6BDB3"/>
    <w:rsid w:val="5079249F"/>
    <w:rsid w:val="50C372A1"/>
    <w:rsid w:val="50FB91AA"/>
    <w:rsid w:val="51820722"/>
    <w:rsid w:val="5182D16B"/>
    <w:rsid w:val="5197104F"/>
    <w:rsid w:val="51CC8F4B"/>
    <w:rsid w:val="51E1389A"/>
    <w:rsid w:val="52359965"/>
    <w:rsid w:val="523F0817"/>
    <w:rsid w:val="52A89CE2"/>
    <w:rsid w:val="52D36927"/>
    <w:rsid w:val="5304B021"/>
    <w:rsid w:val="5343EF31"/>
    <w:rsid w:val="5351E80B"/>
    <w:rsid w:val="5356DD0E"/>
    <w:rsid w:val="53939532"/>
    <w:rsid w:val="53EF0D55"/>
    <w:rsid w:val="543FD9BC"/>
    <w:rsid w:val="546B08BC"/>
    <w:rsid w:val="549514B4"/>
    <w:rsid w:val="54E548BD"/>
    <w:rsid w:val="54FBCFA9"/>
    <w:rsid w:val="55B1FE45"/>
    <w:rsid w:val="55BB2147"/>
    <w:rsid w:val="55CF02CD"/>
    <w:rsid w:val="5629E703"/>
    <w:rsid w:val="562E2193"/>
    <w:rsid w:val="56348B7D"/>
    <w:rsid w:val="56849A5B"/>
    <w:rsid w:val="56D7AACC"/>
    <w:rsid w:val="57A79DCB"/>
    <w:rsid w:val="57B5B819"/>
    <w:rsid w:val="57FCB646"/>
    <w:rsid w:val="584D492C"/>
    <w:rsid w:val="596451B0"/>
    <w:rsid w:val="59D4A5C0"/>
    <w:rsid w:val="59E17B16"/>
    <w:rsid w:val="5A71DCD0"/>
    <w:rsid w:val="5A768063"/>
    <w:rsid w:val="5A7A5FD1"/>
    <w:rsid w:val="5B0AC494"/>
    <w:rsid w:val="5B412025"/>
    <w:rsid w:val="5B961F05"/>
    <w:rsid w:val="5B9B1887"/>
    <w:rsid w:val="5BCE1CFE"/>
    <w:rsid w:val="5C263C78"/>
    <w:rsid w:val="5C608885"/>
    <w:rsid w:val="5C9E57BC"/>
    <w:rsid w:val="5CC19668"/>
    <w:rsid w:val="5D91B77B"/>
    <w:rsid w:val="5DB7FD6D"/>
    <w:rsid w:val="5DCE1370"/>
    <w:rsid w:val="5E585C77"/>
    <w:rsid w:val="5E85DE64"/>
    <w:rsid w:val="5E983880"/>
    <w:rsid w:val="5EA8036F"/>
    <w:rsid w:val="5EDE355F"/>
    <w:rsid w:val="5EFBF465"/>
    <w:rsid w:val="5F5ECA40"/>
    <w:rsid w:val="5F75E513"/>
    <w:rsid w:val="5F77F971"/>
    <w:rsid w:val="5F871FEA"/>
    <w:rsid w:val="5F8A79E9"/>
    <w:rsid w:val="5FB26C50"/>
    <w:rsid w:val="60F5E60A"/>
    <w:rsid w:val="60F825B3"/>
    <w:rsid w:val="60F9CD99"/>
    <w:rsid w:val="6120301C"/>
    <w:rsid w:val="6125299C"/>
    <w:rsid w:val="61375F19"/>
    <w:rsid w:val="615E390C"/>
    <w:rsid w:val="61E873DF"/>
    <w:rsid w:val="6252A303"/>
    <w:rsid w:val="62A07002"/>
    <w:rsid w:val="62BF6318"/>
    <w:rsid w:val="62C21AAB"/>
    <w:rsid w:val="62C9999E"/>
    <w:rsid w:val="62DD77CE"/>
    <w:rsid w:val="62E7131C"/>
    <w:rsid w:val="632BA40D"/>
    <w:rsid w:val="633BE8D3"/>
    <w:rsid w:val="633E7CA6"/>
    <w:rsid w:val="6361A9F0"/>
    <w:rsid w:val="63EEB3E4"/>
    <w:rsid w:val="64080B00"/>
    <w:rsid w:val="64E6A2B8"/>
    <w:rsid w:val="64F3E06D"/>
    <w:rsid w:val="650B2098"/>
    <w:rsid w:val="654F1898"/>
    <w:rsid w:val="6581758A"/>
    <w:rsid w:val="65EB3E16"/>
    <w:rsid w:val="66245B0F"/>
    <w:rsid w:val="66761D68"/>
    <w:rsid w:val="6686A823"/>
    <w:rsid w:val="6695408D"/>
    <w:rsid w:val="66A57AE3"/>
    <w:rsid w:val="6715E3BE"/>
    <w:rsid w:val="67376893"/>
    <w:rsid w:val="677C6371"/>
    <w:rsid w:val="678BDCC6"/>
    <w:rsid w:val="67A455D8"/>
    <w:rsid w:val="67BC9EC1"/>
    <w:rsid w:val="67C4CF70"/>
    <w:rsid w:val="67EBE72E"/>
    <w:rsid w:val="680F59F6"/>
    <w:rsid w:val="68273366"/>
    <w:rsid w:val="68BF3E1C"/>
    <w:rsid w:val="68BFDC10"/>
    <w:rsid w:val="68F3BF95"/>
    <w:rsid w:val="694F9BA5"/>
    <w:rsid w:val="69542ADE"/>
    <w:rsid w:val="699997D6"/>
    <w:rsid w:val="69A9D0D9"/>
    <w:rsid w:val="69CC195B"/>
    <w:rsid w:val="6A95AD10"/>
    <w:rsid w:val="6A9F38C7"/>
    <w:rsid w:val="6B65AF24"/>
    <w:rsid w:val="6B6B0F77"/>
    <w:rsid w:val="6B9A5F46"/>
    <w:rsid w:val="6C03DF1D"/>
    <w:rsid w:val="6C36EB58"/>
    <w:rsid w:val="6C43A619"/>
    <w:rsid w:val="6C4DE226"/>
    <w:rsid w:val="6C8DA00A"/>
    <w:rsid w:val="6CA91420"/>
    <w:rsid w:val="6D1C21C6"/>
    <w:rsid w:val="6D72CAB0"/>
    <w:rsid w:val="6D94BE32"/>
    <w:rsid w:val="6DB3ECD0"/>
    <w:rsid w:val="6DD014CF"/>
    <w:rsid w:val="6DF2732A"/>
    <w:rsid w:val="6E3115D7"/>
    <w:rsid w:val="6E44E481"/>
    <w:rsid w:val="6E6C68E4"/>
    <w:rsid w:val="6E97B2BA"/>
    <w:rsid w:val="6E9D7BEB"/>
    <w:rsid w:val="6EB9A62A"/>
    <w:rsid w:val="6F075A4F"/>
    <w:rsid w:val="6F148BBE"/>
    <w:rsid w:val="6F54F61E"/>
    <w:rsid w:val="6F8C08DD"/>
    <w:rsid w:val="6FA09DB3"/>
    <w:rsid w:val="6FA79483"/>
    <w:rsid w:val="6FAF67BD"/>
    <w:rsid w:val="6FCB3D55"/>
    <w:rsid w:val="6FE1B77C"/>
    <w:rsid w:val="70146C5D"/>
    <w:rsid w:val="707FEAD2"/>
    <w:rsid w:val="70B3D245"/>
    <w:rsid w:val="70ECCDE6"/>
    <w:rsid w:val="70F7960E"/>
    <w:rsid w:val="70FC4374"/>
    <w:rsid w:val="71419FC3"/>
    <w:rsid w:val="71E97F8C"/>
    <w:rsid w:val="71E99948"/>
    <w:rsid w:val="72AE929D"/>
    <w:rsid w:val="72D83E75"/>
    <w:rsid w:val="7351197E"/>
    <w:rsid w:val="73EE917A"/>
    <w:rsid w:val="742EDB89"/>
    <w:rsid w:val="744A62FE"/>
    <w:rsid w:val="745F7A00"/>
    <w:rsid w:val="74D43B94"/>
    <w:rsid w:val="7514B4DB"/>
    <w:rsid w:val="753A1496"/>
    <w:rsid w:val="75BB48FD"/>
    <w:rsid w:val="75E6335F"/>
    <w:rsid w:val="75F6B6DA"/>
    <w:rsid w:val="761B7FDC"/>
    <w:rsid w:val="76269633"/>
    <w:rsid w:val="763E3543"/>
    <w:rsid w:val="766F3FB2"/>
    <w:rsid w:val="76ADC21E"/>
    <w:rsid w:val="76CDE48E"/>
    <w:rsid w:val="77126C34"/>
    <w:rsid w:val="7753644A"/>
    <w:rsid w:val="7765F937"/>
    <w:rsid w:val="7768DB63"/>
    <w:rsid w:val="77971AC2"/>
    <w:rsid w:val="783CBF28"/>
    <w:rsid w:val="786E3D35"/>
    <w:rsid w:val="78B8E71E"/>
    <w:rsid w:val="78D20252"/>
    <w:rsid w:val="7975D605"/>
    <w:rsid w:val="797A29AE"/>
    <w:rsid w:val="79DC4BF0"/>
    <w:rsid w:val="7AD21583"/>
    <w:rsid w:val="7AD7DBC6"/>
    <w:rsid w:val="7B3995AC"/>
    <w:rsid w:val="7BA9561A"/>
    <w:rsid w:val="7BAB9202"/>
    <w:rsid w:val="7BC27E77"/>
    <w:rsid w:val="7BCBEFE2"/>
    <w:rsid w:val="7BEFF6D7"/>
    <w:rsid w:val="7C176D7E"/>
    <w:rsid w:val="7CEB4B5B"/>
    <w:rsid w:val="7D45267B"/>
    <w:rsid w:val="7D485D79"/>
    <w:rsid w:val="7D59BB51"/>
    <w:rsid w:val="7D5B76AF"/>
    <w:rsid w:val="7D91B99F"/>
    <w:rsid w:val="7DB33DDF"/>
    <w:rsid w:val="7DBA1B8B"/>
    <w:rsid w:val="7E065C46"/>
    <w:rsid w:val="7E1E40B6"/>
    <w:rsid w:val="7E8D32D0"/>
    <w:rsid w:val="7E8E2988"/>
    <w:rsid w:val="7EDB2191"/>
    <w:rsid w:val="7EE900F5"/>
    <w:rsid w:val="7EF231B3"/>
    <w:rsid w:val="7F76728D"/>
    <w:rsid w:val="7F9D9920"/>
    <w:rsid w:val="7FE51789"/>
    <w:rsid w:val="7FF20FF6"/>
    <w:rsid w:val="7FF71CA9"/>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A59CA8"/>
  <w15:docId w15:val="{85B323A2-BB50-403B-AC4D-475AA790E0C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toc 2" w:uiPriority="39"/>
    <w:lsdException w:name="annotation reference" w:uiPriority="99"/>
    <w:lsdException w:name="Hyperlink" w:uiPriority="99"/>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sz="0" w:space="0" w:color="auto"/>
        </w:tcBorders>
        <w:vAlign w:val="bottom"/>
      </w:tcPr>
    </w:tblStyle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customStyle="1" w:styleId="SectionNumber">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uiPriority w:val="99"/>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8F5902"/>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b/>
      <w:color w:val="CE5C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b/>
      <w:color w:val="204A87"/>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204A87"/>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TOC2">
    <w:name w:val="toc 2"/>
    <w:basedOn w:val="Normal"/>
    <w:next w:val="Normal"/>
    <w:autoRedefine/>
    <w:uiPriority w:val="39"/>
    <w:rsid w:val="00040507"/>
    <w:pPr>
      <w:tabs>
        <w:tab w:val="right" w:leader="dot" w:pos="9396"/>
      </w:tabs>
      <w:spacing w:after="100"/>
      <w:ind w:left="240"/>
    </w:pPr>
  </w:style>
  <w:style w:type="paragraph" w:styleId="Revision">
    <w:name w:val="Revision"/>
    <w:hidden/>
    <w:rsid w:val="00A2045B"/>
    <w:pPr>
      <w:spacing w:after="0"/>
    </w:pPr>
  </w:style>
  <w:style w:type="character" w:styleId="CommentReference">
    <w:name w:val="annotation reference"/>
    <w:basedOn w:val="DefaultParagraphFont"/>
    <w:uiPriority w:val="99"/>
    <w:rsid w:val="00235B4D"/>
    <w:rPr>
      <w:sz w:val="16"/>
      <w:szCs w:val="16"/>
    </w:rPr>
  </w:style>
  <w:style w:type="paragraph" w:styleId="CommentText">
    <w:name w:val="annotation text"/>
    <w:basedOn w:val="Normal"/>
    <w:link w:val="CommentTextChar"/>
    <w:rsid w:val="00235B4D"/>
    <w:rPr>
      <w:sz w:val="20"/>
      <w:szCs w:val="20"/>
    </w:rPr>
  </w:style>
  <w:style w:type="character" w:customStyle="1" w:styleId="CommentTextChar">
    <w:name w:val="Comment Text Char"/>
    <w:basedOn w:val="DefaultParagraphFont"/>
    <w:link w:val="CommentText"/>
    <w:rsid w:val="00235B4D"/>
    <w:rPr>
      <w:sz w:val="20"/>
      <w:szCs w:val="20"/>
    </w:rPr>
  </w:style>
  <w:style w:type="paragraph" w:styleId="CommentSubject">
    <w:name w:val="annotation subject"/>
    <w:basedOn w:val="CommentText"/>
    <w:next w:val="CommentText"/>
    <w:link w:val="CommentSubjectChar"/>
    <w:rsid w:val="00235B4D"/>
    <w:rPr>
      <w:b/>
      <w:bCs/>
    </w:rPr>
  </w:style>
  <w:style w:type="character" w:customStyle="1" w:styleId="CommentSubjectChar">
    <w:name w:val="Comment Subject Char"/>
    <w:basedOn w:val="CommentTextChar"/>
    <w:link w:val="CommentSubject"/>
    <w:rsid w:val="00235B4D"/>
    <w:rPr>
      <w:b/>
      <w:bCs/>
      <w:sz w:val="20"/>
      <w:szCs w:val="20"/>
    </w:rPr>
  </w:style>
  <w:style w:type="character" w:customStyle="1" w:styleId="BodyTextChar">
    <w:name w:val="Body Text Char"/>
    <w:basedOn w:val="DefaultParagraphFont"/>
    <w:link w:val="BodyText"/>
    <w:rsid w:val="0038185F"/>
  </w:style>
  <w:style w:type="character" w:customStyle="1" w:styleId="normaltextrun">
    <w:name w:val="normaltextrun"/>
    <w:basedOn w:val="DefaultParagraphFont"/>
    <w:rsid w:val="47D4019F"/>
  </w:style>
  <w:style w:type="character" w:styleId="UnresolvedMention">
    <w:name w:val="Unresolved Mention"/>
    <w:basedOn w:val="DefaultParagraphFont"/>
    <w:uiPriority w:val="99"/>
    <w:semiHidden/>
    <w:unhideWhenUsed/>
    <w:rsid w:val="00421D0E"/>
    <w:rPr>
      <w:color w:val="605E5C"/>
      <w:shd w:val="clear" w:color="auto" w:fill="E1DFDD"/>
    </w:rPr>
  </w:style>
  <w:style w:type="paragraph" w:styleId="NormalWeb">
    <w:name w:val="Normal (Web)"/>
    <w:basedOn w:val="Normal"/>
    <w:uiPriority w:val="99"/>
    <w:unhideWhenUsed/>
    <w:rsid w:val="00065A24"/>
    <w:pPr>
      <w:spacing w:before="100" w:beforeAutospacing="1" w:after="100" w:afterAutospacing="1"/>
    </w:pPr>
    <w:rPr>
      <w:rFonts w:ascii="Times New Roman" w:eastAsia="Times New Roman" w:hAnsi="Times New Roman" w:cs="Times New Roman"/>
      <w:lang w:val="nl-NL" w:eastAsia="nl-N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814251573">
      <w:bodyDiv w:val="1"/>
      <w:marLeft w:val="0"/>
      <w:marRight w:val="0"/>
      <w:marTop w:val="0"/>
      <w:marBottom w:val="0"/>
      <w:divBdr>
        <w:top w:val="none" w:sz="0" w:space="0" w:color="auto"/>
        <w:left w:val="none" w:sz="0" w:space="0" w:color="auto"/>
        <w:bottom w:val="none" w:sz="0" w:space="0" w:color="auto"/>
        <w:right w:val="none" w:sz="0" w:space="0" w:color="auto"/>
      </w:divBdr>
    </w:div>
    <w:div w:id="917901373">
      <w:bodyDiv w:val="1"/>
      <w:marLeft w:val="0"/>
      <w:marRight w:val="0"/>
      <w:marTop w:val="0"/>
      <w:marBottom w:val="0"/>
      <w:divBdr>
        <w:top w:val="none" w:sz="0" w:space="0" w:color="auto"/>
        <w:left w:val="none" w:sz="0" w:space="0" w:color="auto"/>
        <w:bottom w:val="none" w:sz="0" w:space="0" w:color="auto"/>
        <w:right w:val="none" w:sz="0" w:space="0" w:color="auto"/>
      </w:divBdr>
    </w:div>
    <w:div w:id="1006058839">
      <w:bodyDiv w:val="1"/>
      <w:marLeft w:val="0"/>
      <w:marRight w:val="0"/>
      <w:marTop w:val="0"/>
      <w:marBottom w:val="0"/>
      <w:divBdr>
        <w:top w:val="none" w:sz="0" w:space="0" w:color="auto"/>
        <w:left w:val="none" w:sz="0" w:space="0" w:color="auto"/>
        <w:bottom w:val="none" w:sz="0" w:space="0" w:color="auto"/>
        <w:right w:val="none" w:sz="0" w:space="0" w:color="auto"/>
      </w:divBdr>
    </w:div>
    <w:div w:id="1355888162">
      <w:bodyDiv w:val="1"/>
      <w:marLeft w:val="0"/>
      <w:marRight w:val="0"/>
      <w:marTop w:val="0"/>
      <w:marBottom w:val="0"/>
      <w:divBdr>
        <w:top w:val="none" w:sz="0" w:space="0" w:color="auto"/>
        <w:left w:val="none" w:sz="0" w:space="0" w:color="auto"/>
        <w:bottom w:val="none" w:sz="0" w:space="0" w:color="auto"/>
        <w:right w:val="none" w:sz="0" w:space="0" w:color="auto"/>
      </w:divBdr>
    </w:div>
    <w:div w:id="2091851338">
      <w:bodyDiv w:val="1"/>
      <w:marLeft w:val="0"/>
      <w:marRight w:val="0"/>
      <w:marTop w:val="0"/>
      <w:marBottom w:val="0"/>
      <w:divBdr>
        <w:top w:val="none" w:sz="0" w:space="0" w:color="auto"/>
        <w:left w:val="none" w:sz="0" w:space="0" w:color="auto"/>
        <w:bottom w:val="none" w:sz="0" w:space="0" w:color="auto"/>
        <w:right w:val="none" w:sz="0" w:space="0" w:color="auto"/>
      </w:divBdr>
    </w:div>
  </w:divs>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21" Type="http://schemas.openxmlformats.org/officeDocument/2006/relationships/image" Target="media/image11.png"/><Relationship Id="rId34" Type="http://schemas.openxmlformats.org/officeDocument/2006/relationships/image" Target="media/image24.png"/><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microsoft.com/office/2020/10/relationships/intelligence" Target="intelligence2.xml"/><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microsoft.com/office/2011/relationships/people" Target="people.xml"/><Relationship Id="rId10" Type="http://schemas.openxmlformats.org/officeDocument/2006/relationships/endnotes" Target="endnotes.xml"/><Relationship Id="rId19" Type="http://schemas.openxmlformats.org/officeDocument/2006/relationships/image" Target="media/image9.png"/><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jpeg"/><Relationship Id="rId30" Type="http://schemas.openxmlformats.org/officeDocument/2006/relationships/image" Target="media/image20.png"/><Relationship Id="rId35" Type="http://schemas.openxmlformats.org/officeDocument/2006/relationships/fontTable" Target="fontTable.xml"/><Relationship Id="rId8" Type="http://schemas.openxmlformats.org/officeDocument/2006/relationships/webSettings" Target="webSettings.xml"/><Relationship Id="rId3" Type="http://schemas.openxmlformats.org/officeDocument/2006/relationships/customXml" Target="../customXml/item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5c1a8ab0-3cc0-4425-a958-c1276a15a352">
      <Terms xmlns="http://schemas.microsoft.com/office/infopath/2007/PartnerControls"/>
    </lcf76f155ced4ddcb4097134ff3c332f>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D16651ADF2BBC14CBE1AE16F29150C97" ma:contentTypeVersion="9" ma:contentTypeDescription="Create a new document." ma:contentTypeScope="" ma:versionID="74331db73c6eb7672e60f4350dd0ac11">
  <xsd:schema xmlns:xsd="http://www.w3.org/2001/XMLSchema" xmlns:xs="http://www.w3.org/2001/XMLSchema" xmlns:p="http://schemas.microsoft.com/office/2006/metadata/properties" xmlns:ns2="5c1a8ab0-3cc0-4425-a958-c1276a15a352" targetNamespace="http://schemas.microsoft.com/office/2006/metadata/properties" ma:root="true" ma:fieldsID="7e319f4e959e1a53e46cad7809a5c89d" ns2:_="">
    <xsd:import namespace="5c1a8ab0-3cc0-4425-a958-c1276a15a352"/>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element ref="ns2:lcf76f155ced4ddcb4097134ff3c332f"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c1a8ab0-3cc0-4425-a958-c1276a15a35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eb077af7-eccc-41ba-8726-6d08c81cb052" ma:termSetId="09814cd3-568e-fe90-9814-8d621ff8fb84" ma:anchorId="fba54fb3-c3e1-fe81-a776-ca4b69148c4d" ma:open="true" ma:isKeyword="false">
      <xsd:complexType>
        <xsd:sequence>
          <xsd:element ref="pc:Terms" minOccurs="0" maxOccurs="1"/>
        </xsd:sequence>
      </xsd:complex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5483E8-04E6-4806-874D-D99FC8F1CAFC}">
  <ds:schemaRefs>
    <ds:schemaRef ds:uri="http://schemas.microsoft.com/office/2006/metadata/properties"/>
    <ds:schemaRef ds:uri="http://schemas.microsoft.com/office/infopath/2007/PartnerControls"/>
    <ds:schemaRef ds:uri="5c1a8ab0-3cc0-4425-a958-c1276a15a352"/>
  </ds:schemaRefs>
</ds:datastoreItem>
</file>

<file path=customXml/itemProps2.xml><?xml version="1.0" encoding="utf-8"?>
<ds:datastoreItem xmlns:ds="http://schemas.openxmlformats.org/officeDocument/2006/customXml" ds:itemID="{358F4543-9944-40B5-9960-00E2BADD8D38}">
  <ds:schemaRefs>
    <ds:schemaRef ds:uri="http://schemas.microsoft.com/sharepoint/v3/contenttype/forms"/>
  </ds:schemaRefs>
</ds:datastoreItem>
</file>

<file path=customXml/itemProps3.xml><?xml version="1.0" encoding="utf-8"?>
<ds:datastoreItem xmlns:ds="http://schemas.openxmlformats.org/officeDocument/2006/customXml" ds:itemID="{999412C0-D393-448B-8896-BAAC41BF8AA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c1a8ab0-3cc0-4425-a958-c1276a15a352"/>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40DC2019-229E-45BA-885F-B66D9B163E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12</Pages>
  <Words>2049</Words>
  <Characters>11271</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SpeSpe manual outline</vt:lpstr>
    </vt:vector>
  </TitlesOfParts>
  <Company/>
  <LinksUpToDate>false</LinksUpToDate>
  <CharactersWithSpaces>13294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SpeSpe manual outline</dc:title>
  <dc:creator>Manousou, E. (Eleni)</dc:creator>
  <cp:keywords/>
  <cp:lastModifiedBy>Bram van eijnatten</cp:lastModifiedBy>
  <cp:revision>2</cp:revision>
  <cp:lastPrinted>2025-01-15T11:48:00Z</cp:lastPrinted>
  <dcterms:created xsi:type="dcterms:W3CDTF">2025-02-19T09:31:00Z</dcterms:created>
  <dcterms:modified xsi:type="dcterms:W3CDTF">2025-02-19T09:31:00Z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output">
    <vt:lpwstr/>
  </property>
  <property fmtid="{D5CDD505-2E9C-101B-9397-08002B2CF9AE}" pid="3" name="ContentTypeId">
    <vt:lpwstr>0x010100D16651ADF2BBC14CBE1AE16F29150C97</vt:lpwstr>
  </property>
  <property fmtid="{D5CDD505-2E9C-101B-9397-08002B2CF9AE}" pid="4" name="MediaServiceImageTags">
    <vt:lpwstr/>
  </property>
</Properties>
</file>